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9184145"/>
        <w:docPartObj>
          <w:docPartGallery w:val="Cover Pages"/>
          <w:docPartUnique/>
        </w:docPartObj>
      </w:sdtPr>
      <w:sdtEndPr>
        <w:rPr>
          <w:rStyle w:val="IntenseReference"/>
          <w:b/>
          <w:bCs/>
          <w:i w:val="0"/>
          <w:iCs w:val="0"/>
          <w:smallCaps/>
          <w:color w:val="FFFFFF" w:themeColor="background1"/>
          <w:sz w:val="36"/>
          <w:szCs w:val="36"/>
          <w:u w:color="477BD1" w:themeColor="accent2"/>
        </w:rPr>
      </w:sdtEndPr>
      <w:sdtContent>
        <w:p w14:paraId="4801D765" w14:textId="060B91A6" w:rsidR="0036699E" w:rsidRDefault="00931B10" w:rsidP="00BF7997">
          <w:pPr>
            <w:jc w:val="both"/>
          </w:pPr>
          <w:r>
            <w:rPr>
              <w:noProof/>
            </w:rPr>
            <mc:AlternateContent>
              <mc:Choice Requires="wps">
                <w:drawing>
                  <wp:anchor distT="0" distB="0" distL="114300" distR="114300" simplePos="0" relativeHeight="251658242" behindDoc="0" locked="0" layoutInCell="1" allowOverlap="1" wp14:anchorId="63EC7E8B" wp14:editId="4AC337A2">
                    <wp:simplePos x="0" y="0"/>
                    <wp:positionH relativeFrom="column">
                      <wp:posOffset>-121024</wp:posOffset>
                    </wp:positionH>
                    <wp:positionV relativeFrom="paragraph">
                      <wp:posOffset>309282</wp:posOffset>
                    </wp:positionV>
                    <wp:extent cx="7099674" cy="2581836"/>
                    <wp:effectExtent l="0" t="0" r="0" b="0"/>
                    <wp:wrapNone/>
                    <wp:docPr id="645701716" name="Text Box 1"/>
                    <wp:cNvGraphicFramePr/>
                    <a:graphic xmlns:a="http://schemas.openxmlformats.org/drawingml/2006/main">
                      <a:graphicData uri="http://schemas.microsoft.com/office/word/2010/wordprocessingShape">
                        <wps:wsp>
                          <wps:cNvSpPr txBox="1"/>
                          <wps:spPr>
                            <a:xfrm>
                              <a:off x="0" y="0"/>
                              <a:ext cx="7099674" cy="2581836"/>
                            </a:xfrm>
                            <a:prstGeom prst="rect">
                              <a:avLst/>
                            </a:prstGeom>
                            <a:noFill/>
                            <a:ln>
                              <a:noFill/>
                            </a:ln>
                          </wps:spPr>
                          <wps:txbx>
                            <w:txbxContent>
                              <w:p w14:paraId="2EABDD47" w14:textId="1254CB78" w:rsidR="00BF7997" w:rsidRDefault="00AB6914" w:rsidP="00BF7997">
                                <w:pPr>
                                  <w:jc w:val="center"/>
                                  <w:rPr>
                                    <w:b/>
                                    <w:bCs/>
                                    <w:i w:val="0"/>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6914">
                                  <w:rPr>
                                    <w:b/>
                                    <w:bCs/>
                                    <w:i w:val="0"/>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BUAN 6341.001</w:t>
                                </w:r>
                              </w:p>
                              <w:p w14:paraId="6858F5B5" w14:textId="343D5A44" w:rsidR="00AB6914" w:rsidRPr="00AB6914" w:rsidRDefault="00AB6914" w:rsidP="00BF7997">
                                <w:pPr>
                                  <w:jc w:val="center"/>
                                  <w:rPr>
                                    <w:b/>
                                    <w:bCs/>
                                    <w:i w:val="0"/>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6914">
                                  <w:rPr>
                                    <w:b/>
                                    <w:bCs/>
                                    <w:i w:val="0"/>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Applied Machine Learning</w:t>
                                </w:r>
                              </w:p>
                              <w:p w14:paraId="30A55280" w14:textId="0A7C5DAF" w:rsidR="00931B10" w:rsidRPr="00BF7997" w:rsidRDefault="00931B10" w:rsidP="00BF7997">
                                <w:pPr>
                                  <w:jc w:val="center"/>
                                  <w:rPr>
                                    <w:b/>
                                    <w:i w:val="0"/>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997">
                                  <w:rPr>
                                    <w:b/>
                                    <w:i w:val="0"/>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C7E8B" id="_x0000_t202" coordsize="21600,21600" o:spt="202" path="m,l,21600r21600,l21600,xe">
                    <v:stroke joinstyle="miter"/>
                    <v:path gradientshapeok="t" o:connecttype="rect"/>
                  </v:shapetype>
                  <v:shape id="Text Box 1" o:spid="_x0000_s1026" type="#_x0000_t202" style="position:absolute;left:0;text-align:left;margin-left:-9.55pt;margin-top:24.35pt;width:559.05pt;height:203.3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" filled="f" stroked="f">
                    <v:textbox>
                      <w:txbxContent>
                        <w:p w14:paraId="2EABDD47" w14:textId="1254CB78" w:rsidR="00BF7997" w:rsidRDefault="00AB6914" w:rsidP="00BF7997">
                          <w:pPr>
                            <w:jc w:val="center"/>
                            <w:rPr>
                              <w:b/>
                              <w:bCs/>
                              <w:i w:val="0"/>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6914">
                            <w:rPr>
                              <w:b/>
                              <w:bCs/>
                              <w:i w:val="0"/>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BUAN 6341.001</w:t>
                          </w:r>
                        </w:p>
                        <w:p w14:paraId="6858F5B5" w14:textId="343D5A44" w:rsidR="00AB6914" w:rsidRPr="00AB6914" w:rsidRDefault="00AB6914" w:rsidP="00BF7997">
                          <w:pPr>
                            <w:jc w:val="center"/>
                            <w:rPr>
                              <w:b/>
                              <w:bCs/>
                              <w:i w:val="0"/>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6914">
                            <w:rPr>
                              <w:b/>
                              <w:bCs/>
                              <w:i w:val="0"/>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Applied Machine Learning</w:t>
                          </w:r>
                        </w:p>
                        <w:p w14:paraId="30A55280" w14:textId="0A7C5DAF" w:rsidR="00931B10" w:rsidRPr="00BF7997" w:rsidRDefault="00931B10" w:rsidP="00BF7997">
                          <w:pPr>
                            <w:jc w:val="center"/>
                            <w:rPr>
                              <w:b/>
                              <w:i w:val="0"/>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997">
                            <w:rPr>
                              <w:b/>
                              <w:i w:val="0"/>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txbxContent>
                    </v:textbox>
                  </v:shape>
                </w:pict>
              </mc:Fallback>
            </mc:AlternateContent>
          </w:r>
        </w:p>
        <w:p w14:paraId="2E758221" w14:textId="260417A3" w:rsidR="0036699E" w:rsidRDefault="006252C4">
          <w:pPr>
            <w:rPr>
              <w:rStyle w:val="IntenseReference"/>
              <w:rFonts w:asciiTheme="majorHAnsi" w:eastAsiaTheme="majorEastAsia" w:hAnsiTheme="majorHAnsi" w:cstheme="majorBidi"/>
              <w:b w:val="0"/>
              <w:caps/>
              <w:color w:val="FFFFFF" w:themeColor="background1"/>
              <w:spacing w:val="10"/>
              <w:sz w:val="36"/>
              <w:szCs w:val="36"/>
            </w:rPr>
          </w:pPr>
          <w:r>
            <w:rPr>
              <w:noProof/>
            </w:rPr>
            <mc:AlternateContent>
              <mc:Choice Requires="wps">
                <w:drawing>
                  <wp:anchor distT="0" distB="0" distL="114300" distR="114300" simplePos="0" relativeHeight="251658241" behindDoc="0" locked="0" layoutInCell="1" allowOverlap="1" wp14:anchorId="20DB5F2E" wp14:editId="45B5577E">
                    <wp:simplePos x="0" y="0"/>
                    <wp:positionH relativeFrom="column">
                      <wp:posOffset>2554941</wp:posOffset>
                    </wp:positionH>
                    <wp:positionV relativeFrom="paragraph">
                      <wp:posOffset>3640380</wp:posOffset>
                    </wp:positionV>
                    <wp:extent cx="4315908" cy="1573306"/>
                    <wp:effectExtent l="0" t="0" r="15240" b="14605"/>
                    <wp:wrapNone/>
                    <wp:docPr id="1612502951" name="Text Box 2"/>
                    <wp:cNvGraphicFramePr/>
                    <a:graphic xmlns:a="http://schemas.openxmlformats.org/drawingml/2006/main">
                      <a:graphicData uri="http://schemas.microsoft.com/office/word/2010/wordprocessingShape">
                        <wps:wsp>
                          <wps:cNvSpPr txBox="1"/>
                          <wps:spPr>
                            <a:xfrm>
                              <a:off x="0" y="0"/>
                              <a:ext cx="4315908" cy="1573306"/>
                            </a:xfrm>
                            <a:prstGeom prst="rect">
                              <a:avLst/>
                            </a:prstGeom>
                            <a:solidFill>
                              <a:schemeClr val="tx2">
                                <a:lumMod val="90000"/>
                                <a:lumOff val="10000"/>
                              </a:schemeClr>
                            </a:solidFill>
                            <a:ln w="6350">
                              <a:solidFill>
                                <a:prstClr val="black"/>
                              </a:solidFill>
                            </a:ln>
                          </wps:spPr>
                          <wps:txbx>
                            <w:txbxContent>
                              <w:p w14:paraId="7E507904" w14:textId="097BD45B" w:rsidR="006252C4" w:rsidRPr="006252C4" w:rsidRDefault="006252C4" w:rsidP="006252C4">
                                <w:pPr>
                                  <w:jc w:val="center"/>
                                  <w:rPr>
                                    <w:rFonts w:ascii="Aptos Serif" w:hAnsi="Aptos Serif" w:cs="Aptos Serif"/>
                                    <w:i w:val="0"/>
                                    <w:color w:val="FFFFFF" w:themeColor="background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252C4">
                                  <w:rPr>
                                    <w:rFonts w:ascii="Aptos Serif" w:hAnsi="Aptos Serif" w:cs="Aptos Serif"/>
                                    <w:i w:val="0"/>
                                    <w:color w:val="FFFFFF" w:themeColor="background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TRUSTGUARD 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DB5F2E" id="Text Box 2" o:spid="_x0000_s1027" type="#_x0000_t202" style="position:absolute;margin-left:201.2pt;margin-top:286.65pt;width:339.85pt;height:123.9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" fillcolor="#1f328b [2911]" strokeweight=".5pt">
                    <v:textbox>
                      <w:txbxContent>
                        <w:p w14:paraId="7E507904" w14:textId="097BD45B" w:rsidR="006252C4" w:rsidRPr="006252C4" w:rsidRDefault="006252C4" w:rsidP="006252C4">
                          <w:pPr>
                            <w:jc w:val="center"/>
                            <w:rPr>
                              <w:rFonts w:ascii="Aptos Serif" w:hAnsi="Aptos Serif" w:cs="Aptos Serif"/>
                              <w:i w:val="0"/>
                              <w:color w:val="FFFFFF" w:themeColor="background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252C4">
                            <w:rPr>
                              <w:rFonts w:ascii="Aptos Serif" w:hAnsi="Aptos Serif" w:cs="Aptos Serif"/>
                              <w:i w:val="0"/>
                              <w:color w:val="FFFFFF" w:themeColor="background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TRUSTGUARD ML</w:t>
                          </w:r>
                        </w:p>
                      </w:txbxContent>
                    </v:textbox>
                  </v:shape>
                </w:pict>
              </mc:Fallback>
            </mc:AlternateContent>
          </w:r>
          <w:r w:rsidR="0036699E">
            <w:rPr>
              <w:noProof/>
            </w:rPr>
            <mc:AlternateContent>
              <mc:Choice Requires="wpg">
                <w:drawing>
                  <wp:anchor distT="0" distB="0" distL="114300" distR="114300" simplePos="0" relativeHeight="251658240" behindDoc="0" locked="0" layoutInCell="1" allowOverlap="1" wp14:anchorId="09B11609" wp14:editId="60A44A9D">
                    <wp:simplePos x="0" y="0"/>
                    <wp:positionH relativeFrom="page">
                      <wp:posOffset>2675965</wp:posOffset>
                    </wp:positionH>
                    <wp:positionV relativeFrom="page">
                      <wp:posOffset>3348318</wp:posOffset>
                    </wp:positionV>
                    <wp:extent cx="4875530" cy="5922645"/>
                    <wp:effectExtent l="0" t="0" r="1270" b="0"/>
                    <wp:wrapNone/>
                    <wp:docPr id="471" name="Group 41" title="Cover page feather background with text block"/>
                    <wp:cNvGraphicFramePr/>
                    <a:graphic xmlns:a="http://schemas.openxmlformats.org/drawingml/2006/main">
                      <a:graphicData uri="http://schemas.microsoft.com/office/word/2010/wordprocessingGroup">
                        <wpg:wgp>
                          <wpg:cNvGrpSpPr/>
                          <wpg:grpSpPr>
                            <a:xfrm>
                              <a:off x="0" y="0"/>
                              <a:ext cx="4875530" cy="5922645"/>
                              <a:chOff x="2457620" y="3124200"/>
                              <a:chExt cx="4875551" cy="5922963"/>
                            </a:xfrm>
                          </wpg:grpSpPr>
                          <wpg:grpSp>
                            <wpg:cNvPr id="474" name="Group 8" title="Text Container Shape"/>
                            <wpg:cNvGrpSpPr/>
                            <wpg:grpSpPr>
                              <a:xfrm>
                                <a:off x="2457620" y="3124200"/>
                                <a:ext cx="4875551"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tx2">
                                    <a:lumMod val="90000"/>
                                    <a:lumOff val="10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21780" y="3596504"/>
                                  <a:ext cx="377235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s:wsp>
                            <wps:cNvPr id="479" name="Text Box 479" title="Title and subtitle"/>
                            <wps:cNvSpPr txBox="1"/>
                            <wps:spPr>
                              <a:xfrm>
                                <a:off x="3079443" y="6808892"/>
                                <a:ext cx="3772612" cy="1786568"/>
                              </a:xfrm>
                              <a:prstGeom prst="rect">
                                <a:avLst/>
                              </a:prstGeom>
                              <a:noFill/>
                              <a:ln w="6350">
                                <a:noFill/>
                              </a:ln>
                            </wps:spPr>
                            <wps:txbx>
                              <w:txbxContent>
                                <w:p w14:paraId="693F2BBF" w14:textId="6DBBF64D" w:rsidR="006252C4" w:rsidRPr="006252C4" w:rsidRDefault="006252C4" w:rsidP="006252C4">
                                  <w:pPr>
                                    <w:pStyle w:val="NoSpacing"/>
                                    <w:jc w:val="center"/>
                                    <w:rPr>
                                      <w:rFonts w:ascii="Times New Roman" w:hAnsi="Times New Roman" w:cs="Times New Roman"/>
                                      <w:b/>
                                      <w:i w:val="0"/>
                                      <w:color w:val="EBEBEB" w:themeColor="background2"/>
                                      <w:spacing w:val="20"/>
                                      <w:sz w:val="28"/>
                                      <w:szCs w:val="28"/>
                                    </w:rPr>
                                  </w:pPr>
                                  <w:r w:rsidRPr="006252C4">
                                    <w:rPr>
                                      <w:rFonts w:ascii="Times New Roman" w:hAnsi="Times New Roman" w:cs="Times New Roman"/>
                                      <w:b/>
                                      <w:i w:val="0"/>
                                      <w:color w:val="EBEBEB" w:themeColor="background2"/>
                                      <w:spacing w:val="20"/>
                                      <w:sz w:val="28"/>
                                      <w:szCs w:val="28"/>
                                    </w:rPr>
                                    <w:t>Group 9:</w:t>
                                  </w:r>
                                </w:p>
                                <w:p w14:paraId="78807B92" w14:textId="704A30CD" w:rsidR="0036699E" w:rsidRPr="006252C4" w:rsidRDefault="00831035" w:rsidP="006252C4">
                                  <w:pPr>
                                    <w:pStyle w:val="NoSpacing"/>
                                    <w:jc w:val="center"/>
                                    <w:rPr>
                                      <w:rFonts w:ascii="Times New Roman" w:hAnsi="Times New Roman" w:cs="Times New Roman"/>
                                      <w:b/>
                                      <w:i w:val="0"/>
                                      <w:color w:val="EBEBEB" w:themeColor="background2"/>
                                      <w:spacing w:val="20"/>
                                      <w:sz w:val="28"/>
                                      <w:szCs w:val="28"/>
                                    </w:rPr>
                                  </w:pPr>
                                  <w:r w:rsidRPr="006252C4">
                                    <w:rPr>
                                      <w:rFonts w:ascii="Times New Roman" w:hAnsi="Times New Roman" w:cs="Times New Roman"/>
                                      <w:b/>
                                      <w:i w:val="0"/>
                                      <w:color w:val="EBEBEB" w:themeColor="background2"/>
                                      <w:spacing w:val="20"/>
                                      <w:sz w:val="28"/>
                                      <w:szCs w:val="28"/>
                                    </w:rPr>
                                    <w:t>Rachana Mahapatra</w:t>
                                  </w:r>
                                </w:p>
                                <w:p w14:paraId="0EACF707" w14:textId="77777777" w:rsidR="00831035" w:rsidRPr="006252C4" w:rsidRDefault="00831035" w:rsidP="006252C4">
                                  <w:pPr>
                                    <w:pStyle w:val="NoSpacing"/>
                                    <w:jc w:val="center"/>
                                    <w:rPr>
                                      <w:rFonts w:ascii="Times New Roman" w:hAnsi="Times New Roman" w:cs="Times New Roman"/>
                                      <w:b/>
                                      <w:i w:val="0"/>
                                      <w:color w:val="EBEBEB" w:themeColor="background2"/>
                                      <w:spacing w:val="20"/>
                                      <w:sz w:val="28"/>
                                      <w:szCs w:val="28"/>
                                    </w:rPr>
                                  </w:pPr>
                                  <w:r w:rsidRPr="006252C4">
                                    <w:rPr>
                                      <w:rFonts w:ascii="Times New Roman" w:hAnsi="Times New Roman" w:cs="Times New Roman"/>
                                      <w:b/>
                                      <w:i w:val="0"/>
                                      <w:color w:val="EBEBEB" w:themeColor="background2"/>
                                      <w:spacing w:val="20"/>
                                      <w:sz w:val="28"/>
                                      <w:szCs w:val="28"/>
                                    </w:rPr>
                                    <w:t>Venkata Prudhvi Marpina</w:t>
                                  </w:r>
                                </w:p>
                                <w:p w14:paraId="7DDFDC04" w14:textId="7C132F76" w:rsidR="00831035" w:rsidRPr="006252C4" w:rsidRDefault="00831035" w:rsidP="006252C4">
                                  <w:pPr>
                                    <w:pStyle w:val="NoSpacing"/>
                                    <w:jc w:val="center"/>
                                    <w:rPr>
                                      <w:rFonts w:ascii="Times New Roman" w:hAnsi="Times New Roman" w:cs="Times New Roman"/>
                                      <w:b/>
                                      <w:i w:val="0"/>
                                      <w:color w:val="EBEBEB" w:themeColor="background2"/>
                                      <w:spacing w:val="20"/>
                                      <w:sz w:val="28"/>
                                      <w:szCs w:val="28"/>
                                    </w:rPr>
                                  </w:pPr>
                                  <w:r w:rsidRPr="006252C4">
                                    <w:rPr>
                                      <w:rFonts w:ascii="Times New Roman" w:hAnsi="Times New Roman" w:cs="Times New Roman"/>
                                      <w:b/>
                                      <w:i w:val="0"/>
                                      <w:color w:val="EBEBEB" w:themeColor="background2"/>
                                      <w:spacing w:val="20"/>
                                      <w:sz w:val="28"/>
                                      <w:szCs w:val="28"/>
                                    </w:rPr>
                                    <w:t>Seelam Jyothi Praveen</w:t>
                                  </w:r>
                                </w:p>
                                <w:p w14:paraId="26629BC6" w14:textId="45DF3255" w:rsidR="00831035" w:rsidRPr="006252C4" w:rsidRDefault="00831035" w:rsidP="006252C4">
                                  <w:pPr>
                                    <w:pStyle w:val="NoSpacing"/>
                                    <w:jc w:val="center"/>
                                    <w:rPr>
                                      <w:rFonts w:ascii="Times New Roman" w:hAnsi="Times New Roman" w:cs="Times New Roman"/>
                                      <w:b/>
                                      <w:i w:val="0"/>
                                      <w:color w:val="EBEBEB" w:themeColor="background2"/>
                                      <w:spacing w:val="20"/>
                                      <w:sz w:val="28"/>
                                      <w:szCs w:val="28"/>
                                    </w:rPr>
                                  </w:pPr>
                                  <w:r w:rsidRPr="006252C4">
                                    <w:rPr>
                                      <w:rFonts w:ascii="Times New Roman" w:hAnsi="Times New Roman" w:cs="Times New Roman"/>
                                      <w:b/>
                                      <w:i w:val="0"/>
                                      <w:color w:val="EBEBEB" w:themeColor="background2"/>
                                      <w:spacing w:val="20"/>
                                      <w:sz w:val="28"/>
                                      <w:szCs w:val="28"/>
                                    </w:rPr>
                                    <w:t xml:space="preserve">Kalyan Teja </w:t>
                                  </w:r>
                                  <w:proofErr w:type="spellStart"/>
                                  <w:r w:rsidRPr="006252C4">
                                    <w:rPr>
                                      <w:rFonts w:ascii="Times New Roman" w:hAnsi="Times New Roman" w:cs="Times New Roman"/>
                                      <w:b/>
                                      <w:i w:val="0"/>
                                      <w:color w:val="EBEBEB" w:themeColor="background2"/>
                                      <w:spacing w:val="20"/>
                                      <w:sz w:val="28"/>
                                      <w:szCs w:val="28"/>
                                    </w:rPr>
                                    <w:t>Adapala</w:t>
                                  </w:r>
                                  <w:proofErr w:type="spellEnd"/>
                                </w:p>
                                <w:p w14:paraId="33757248" w14:textId="3B23A826" w:rsidR="00831035" w:rsidRPr="006252C4" w:rsidRDefault="00831035" w:rsidP="006252C4">
                                  <w:pPr>
                                    <w:pStyle w:val="NoSpacing"/>
                                    <w:jc w:val="center"/>
                                    <w:rPr>
                                      <w:rFonts w:ascii="Times New Roman" w:hAnsi="Times New Roman" w:cs="Times New Roman"/>
                                      <w:b/>
                                      <w:i w:val="0"/>
                                      <w:color w:val="EBEBEB" w:themeColor="background2"/>
                                      <w:spacing w:val="20"/>
                                      <w:sz w:val="28"/>
                                      <w:szCs w:val="28"/>
                                    </w:rPr>
                                  </w:pPr>
                                  <w:r w:rsidRPr="006252C4">
                                    <w:rPr>
                                      <w:rFonts w:ascii="Times New Roman" w:hAnsi="Times New Roman" w:cs="Times New Roman"/>
                                      <w:b/>
                                      <w:i w:val="0"/>
                                      <w:color w:val="EBEBEB" w:themeColor="background2"/>
                                      <w:spacing w:val="20"/>
                                      <w:sz w:val="28"/>
                                      <w:szCs w:val="28"/>
                                    </w:rPr>
                                    <w:t xml:space="preserve">Venkata Aditya </w:t>
                                  </w:r>
                                </w:p>
                                <w:p w14:paraId="564ADC3A" w14:textId="7AA00D3C" w:rsidR="00831035" w:rsidRPr="006252C4" w:rsidRDefault="00831035" w:rsidP="006252C4">
                                  <w:pPr>
                                    <w:pStyle w:val="NoSpacing"/>
                                    <w:jc w:val="center"/>
                                    <w:rPr>
                                      <w:rFonts w:ascii="Times New Roman" w:hAnsi="Times New Roman" w:cs="Times New Roman"/>
                                      <w:b/>
                                      <w:i w:val="0"/>
                                      <w:color w:val="EBEBEB" w:themeColor="background2"/>
                                      <w:spacing w:val="20"/>
                                      <w:sz w:val="28"/>
                                      <w:szCs w:val="28"/>
                                    </w:rPr>
                                  </w:pPr>
                                  <w:r w:rsidRPr="006252C4">
                                    <w:rPr>
                                      <w:rFonts w:ascii="Times New Roman" w:hAnsi="Times New Roman" w:cs="Times New Roman"/>
                                      <w:b/>
                                      <w:i w:val="0"/>
                                      <w:color w:val="EBEBEB" w:themeColor="background2"/>
                                      <w:spacing w:val="20"/>
                                      <w:sz w:val="28"/>
                                      <w:szCs w:val="28"/>
                                    </w:rPr>
                                    <w:t xml:space="preserve">Sucharitha </w:t>
                                  </w:r>
                                  <w:proofErr w:type="spellStart"/>
                                  <w:r w:rsidRPr="006252C4">
                                    <w:rPr>
                                      <w:rFonts w:ascii="Times New Roman" w:hAnsi="Times New Roman" w:cs="Times New Roman"/>
                                      <w:b/>
                                      <w:i w:val="0"/>
                                      <w:color w:val="EBEBEB" w:themeColor="background2"/>
                                      <w:spacing w:val="20"/>
                                      <w:sz w:val="28"/>
                                      <w:szCs w:val="28"/>
                                    </w:rPr>
                                    <w:t>Kakileti</w:t>
                                  </w:r>
                                  <w:proofErr w:type="spellEnd"/>
                                </w:p>
                                <w:p w14:paraId="79CB7DFB" w14:textId="77777777" w:rsidR="00831035" w:rsidRDefault="00831035">
                                  <w:pPr>
                                    <w:pStyle w:val="NoSpacing"/>
                                    <w:rPr>
                                      <w:rFonts w:ascii="Times New Roman" w:hAnsi="Times New Roman" w:cs="Times New Roman"/>
                                      <w:b/>
                                      <w:i w:val="0"/>
                                      <w:color w:val="EBEBEB" w:themeColor="background2"/>
                                      <w:spacing w:val="20"/>
                                      <w:sz w:val="24"/>
                                      <w:szCs w:val="24"/>
                                    </w:rPr>
                                  </w:pPr>
                                </w:p>
                                <w:p w14:paraId="08974863" w14:textId="329704CD" w:rsidR="00831035" w:rsidRDefault="00831035">
                                  <w:pPr>
                                    <w:pStyle w:val="NoSpacing"/>
                                    <w:rPr>
                                      <w:rFonts w:ascii="Times New Roman" w:hAnsi="Times New Roman" w:cs="Times New Roman"/>
                                      <w:b/>
                                      <w:i w:val="0"/>
                                      <w:color w:val="EBEBEB" w:themeColor="background2"/>
                                      <w:spacing w:val="20"/>
                                      <w:sz w:val="24"/>
                                      <w:szCs w:val="24"/>
                                    </w:rPr>
                                  </w:pPr>
                                </w:p>
                                <w:p w14:paraId="65A7387E" w14:textId="4931BF13" w:rsidR="00831035" w:rsidRDefault="00831035">
                                  <w:pPr>
                                    <w:pStyle w:val="NoSpacing"/>
                                    <w:rPr>
                                      <w:rFonts w:ascii="Times New Roman" w:hAnsi="Times New Roman" w:cs="Times New Roman"/>
                                      <w:b/>
                                      <w:i w:val="0"/>
                                      <w:color w:val="EBEBEB" w:themeColor="background2"/>
                                      <w:spacing w:val="20"/>
                                      <w:sz w:val="24"/>
                                      <w:szCs w:val="24"/>
                                    </w:rPr>
                                  </w:pPr>
                                </w:p>
                                <w:p w14:paraId="0C3D0BF2" w14:textId="2671A16A" w:rsidR="0036699E" w:rsidRPr="0036699E" w:rsidRDefault="0036699E">
                                  <w:pPr>
                                    <w:pStyle w:val="NoSpacing"/>
                                    <w:rPr>
                                      <w:rFonts w:ascii="Times New Roman" w:hAnsi="Times New Roman" w:cs="Times New Roman"/>
                                      <w:b/>
                                      <w:i w:val="0"/>
                                      <w:color w:val="EBEBEB" w:themeColor="background2"/>
                                      <w:spacing w:val="20"/>
                                      <w:sz w:val="24"/>
                                      <w:szCs w:val="24"/>
                                    </w:rPr>
                                  </w:pPr>
                                  <w:r w:rsidRPr="00C02AB6">
                                    <w:rPr>
                                      <w:szCs w:val="36"/>
                                      <w:shd w:val="clear" w:color="auto" w:fill="FFFFFF"/>
                                    </w:rPr>
                                    <w:t>Enhancing Open Metaverse Finance with Machine Learnin</w:t>
                                  </w:r>
                                  <w:r w:rsidR="00831035">
                                    <w:rPr>
                                      <w:szCs w:val="36"/>
                                      <w:shd w:val="clear" w:color="auto" w:fill="FFFFFF"/>
                                    </w:rPr>
                                    <w:t>efinin</w:t>
                                  </w:r>
                                  <w:r w:rsidR="006252C4">
                                    <w:rPr>
                                      <w:szCs w:val="36"/>
                                      <w:shd w:val="clear" w:color="auto" w:fill="FFFFFF"/>
                                    </w:rPr>
                                    <w:t>4</w:t>
                                  </w:r>
                                </w:p>
                              </w:txbxContent>
                            </wps:txbx>
                            <wps:bodyPr rot="0" spcFirstLastPara="0" vertOverflow="overflow" horzOverflow="overflow" vert="horz" wrap="square" lIns="91440" tIns="137160" rIns="91440" bIns="13716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B11609" id="Group 41" o:spid="_x0000_s1028" alt="Title: Cover page feather background with text block" style="position:absolute;margin-left:210.7pt;margin-top:263.65pt;width:383.9pt;height:466.35pt;z-index:251658240;mso-position-horizontal-relative:page;mso-position-vertical-relative:page;mso-width-relative:margin;mso-height-relative:margin" coordorigin="24576,31242" coordsize="48755,59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">
                    <v:group id="Group 8" o:spid="_x0000_s1029" style="position:absolute;left:24576;top:31242;width:48755;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" path="m199,l3071,r,3731l199,3731r-35,-3l130,3719,98,3704,71,3683,46,3660,27,3631,12,3601,3,3567,,3531,,199,3,164r9,-34l27,98,46,71,71,46,98,27,130,12,164,2,199,xe" fillcolor="#1f328b [2911]"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bebeb [3214]" stroked="f" strokeweight="0">
                        <v:path arrowok="t"/>
                      </v:shape>
                      <v:line id="Straight Connector 477" o:spid="_x0000_s1032" style="position:absolute;visibility:visible;mso-wrap-style:square" from="6217,35965" to="43941,35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" strokecolor="#ebebeb [3214]" strokeweight="3pt">
                        <v:stroke endcap="round"/>
                      </v:line>
                    </v:group>
                    <v:shape id="Text Box 479" o:spid="_x0000_s1033" type="#_x0000_t202" style="position:absolute;left:30794;top:68088;width:37726;height:17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" filled="f" stroked="f" strokeweight=".5pt">
                      <v:textbox inset=",10.8pt,,10.8pt">
                        <w:txbxContent>
                          <w:p w14:paraId="693F2BBF" w14:textId="6DBBF64D" w:rsidR="006252C4" w:rsidRPr="006252C4" w:rsidRDefault="006252C4" w:rsidP="006252C4">
                            <w:pPr>
                              <w:pStyle w:val="NoSpacing"/>
                              <w:jc w:val="center"/>
                              <w:rPr>
                                <w:rFonts w:ascii="Times New Roman" w:hAnsi="Times New Roman" w:cs="Times New Roman"/>
                                <w:b/>
                                <w:i w:val="0"/>
                                <w:color w:val="EBEBEB" w:themeColor="background2"/>
                                <w:spacing w:val="20"/>
                                <w:sz w:val="28"/>
                                <w:szCs w:val="28"/>
                              </w:rPr>
                            </w:pPr>
                            <w:r w:rsidRPr="006252C4">
                              <w:rPr>
                                <w:rFonts w:ascii="Times New Roman" w:hAnsi="Times New Roman" w:cs="Times New Roman"/>
                                <w:b/>
                                <w:i w:val="0"/>
                                <w:color w:val="EBEBEB" w:themeColor="background2"/>
                                <w:spacing w:val="20"/>
                                <w:sz w:val="28"/>
                                <w:szCs w:val="28"/>
                              </w:rPr>
                              <w:t>Group 9:</w:t>
                            </w:r>
                          </w:p>
                          <w:p w14:paraId="78807B92" w14:textId="704A30CD" w:rsidR="0036699E" w:rsidRPr="006252C4" w:rsidRDefault="00831035" w:rsidP="006252C4">
                            <w:pPr>
                              <w:pStyle w:val="NoSpacing"/>
                              <w:jc w:val="center"/>
                              <w:rPr>
                                <w:rFonts w:ascii="Times New Roman" w:hAnsi="Times New Roman" w:cs="Times New Roman"/>
                                <w:b/>
                                <w:i w:val="0"/>
                                <w:color w:val="EBEBEB" w:themeColor="background2"/>
                                <w:spacing w:val="20"/>
                                <w:sz w:val="28"/>
                                <w:szCs w:val="28"/>
                              </w:rPr>
                            </w:pPr>
                            <w:r w:rsidRPr="006252C4">
                              <w:rPr>
                                <w:rFonts w:ascii="Times New Roman" w:hAnsi="Times New Roman" w:cs="Times New Roman"/>
                                <w:b/>
                                <w:i w:val="0"/>
                                <w:color w:val="EBEBEB" w:themeColor="background2"/>
                                <w:spacing w:val="20"/>
                                <w:sz w:val="28"/>
                                <w:szCs w:val="28"/>
                              </w:rPr>
                              <w:t>Rachana Mahapatra</w:t>
                            </w:r>
                          </w:p>
                          <w:p w14:paraId="0EACF707" w14:textId="77777777" w:rsidR="00831035" w:rsidRPr="006252C4" w:rsidRDefault="00831035" w:rsidP="006252C4">
                            <w:pPr>
                              <w:pStyle w:val="NoSpacing"/>
                              <w:jc w:val="center"/>
                              <w:rPr>
                                <w:rFonts w:ascii="Times New Roman" w:hAnsi="Times New Roman" w:cs="Times New Roman"/>
                                <w:b/>
                                <w:i w:val="0"/>
                                <w:color w:val="EBEBEB" w:themeColor="background2"/>
                                <w:spacing w:val="20"/>
                                <w:sz w:val="28"/>
                                <w:szCs w:val="28"/>
                              </w:rPr>
                            </w:pPr>
                            <w:r w:rsidRPr="006252C4">
                              <w:rPr>
                                <w:rFonts w:ascii="Times New Roman" w:hAnsi="Times New Roman" w:cs="Times New Roman"/>
                                <w:b/>
                                <w:i w:val="0"/>
                                <w:color w:val="EBEBEB" w:themeColor="background2"/>
                                <w:spacing w:val="20"/>
                                <w:sz w:val="28"/>
                                <w:szCs w:val="28"/>
                              </w:rPr>
                              <w:t>Venkata Prudhvi Marpina</w:t>
                            </w:r>
                          </w:p>
                          <w:p w14:paraId="7DDFDC04" w14:textId="7C132F76" w:rsidR="00831035" w:rsidRPr="006252C4" w:rsidRDefault="00831035" w:rsidP="006252C4">
                            <w:pPr>
                              <w:pStyle w:val="NoSpacing"/>
                              <w:jc w:val="center"/>
                              <w:rPr>
                                <w:rFonts w:ascii="Times New Roman" w:hAnsi="Times New Roman" w:cs="Times New Roman"/>
                                <w:b/>
                                <w:i w:val="0"/>
                                <w:color w:val="EBEBEB" w:themeColor="background2"/>
                                <w:spacing w:val="20"/>
                                <w:sz w:val="28"/>
                                <w:szCs w:val="28"/>
                              </w:rPr>
                            </w:pPr>
                            <w:r w:rsidRPr="006252C4">
                              <w:rPr>
                                <w:rFonts w:ascii="Times New Roman" w:hAnsi="Times New Roman" w:cs="Times New Roman"/>
                                <w:b/>
                                <w:i w:val="0"/>
                                <w:color w:val="EBEBEB" w:themeColor="background2"/>
                                <w:spacing w:val="20"/>
                                <w:sz w:val="28"/>
                                <w:szCs w:val="28"/>
                              </w:rPr>
                              <w:t>Seelam Jyothi Praveen</w:t>
                            </w:r>
                          </w:p>
                          <w:p w14:paraId="26629BC6" w14:textId="45DF3255" w:rsidR="00831035" w:rsidRPr="006252C4" w:rsidRDefault="00831035" w:rsidP="006252C4">
                            <w:pPr>
                              <w:pStyle w:val="NoSpacing"/>
                              <w:jc w:val="center"/>
                              <w:rPr>
                                <w:rFonts w:ascii="Times New Roman" w:hAnsi="Times New Roman" w:cs="Times New Roman"/>
                                <w:b/>
                                <w:i w:val="0"/>
                                <w:color w:val="EBEBEB" w:themeColor="background2"/>
                                <w:spacing w:val="20"/>
                                <w:sz w:val="28"/>
                                <w:szCs w:val="28"/>
                              </w:rPr>
                            </w:pPr>
                            <w:r w:rsidRPr="006252C4">
                              <w:rPr>
                                <w:rFonts w:ascii="Times New Roman" w:hAnsi="Times New Roman" w:cs="Times New Roman"/>
                                <w:b/>
                                <w:i w:val="0"/>
                                <w:color w:val="EBEBEB" w:themeColor="background2"/>
                                <w:spacing w:val="20"/>
                                <w:sz w:val="28"/>
                                <w:szCs w:val="28"/>
                              </w:rPr>
                              <w:t xml:space="preserve">Kalyan Teja </w:t>
                            </w:r>
                            <w:proofErr w:type="spellStart"/>
                            <w:r w:rsidRPr="006252C4">
                              <w:rPr>
                                <w:rFonts w:ascii="Times New Roman" w:hAnsi="Times New Roman" w:cs="Times New Roman"/>
                                <w:b/>
                                <w:i w:val="0"/>
                                <w:color w:val="EBEBEB" w:themeColor="background2"/>
                                <w:spacing w:val="20"/>
                                <w:sz w:val="28"/>
                                <w:szCs w:val="28"/>
                              </w:rPr>
                              <w:t>Adapala</w:t>
                            </w:r>
                            <w:proofErr w:type="spellEnd"/>
                          </w:p>
                          <w:p w14:paraId="33757248" w14:textId="3B23A826" w:rsidR="00831035" w:rsidRPr="006252C4" w:rsidRDefault="00831035" w:rsidP="006252C4">
                            <w:pPr>
                              <w:pStyle w:val="NoSpacing"/>
                              <w:jc w:val="center"/>
                              <w:rPr>
                                <w:rFonts w:ascii="Times New Roman" w:hAnsi="Times New Roman" w:cs="Times New Roman"/>
                                <w:b/>
                                <w:i w:val="0"/>
                                <w:color w:val="EBEBEB" w:themeColor="background2"/>
                                <w:spacing w:val="20"/>
                                <w:sz w:val="28"/>
                                <w:szCs w:val="28"/>
                              </w:rPr>
                            </w:pPr>
                            <w:r w:rsidRPr="006252C4">
                              <w:rPr>
                                <w:rFonts w:ascii="Times New Roman" w:hAnsi="Times New Roman" w:cs="Times New Roman"/>
                                <w:b/>
                                <w:i w:val="0"/>
                                <w:color w:val="EBEBEB" w:themeColor="background2"/>
                                <w:spacing w:val="20"/>
                                <w:sz w:val="28"/>
                                <w:szCs w:val="28"/>
                              </w:rPr>
                              <w:t xml:space="preserve">Venkata Aditya </w:t>
                            </w:r>
                          </w:p>
                          <w:p w14:paraId="564ADC3A" w14:textId="7AA00D3C" w:rsidR="00831035" w:rsidRPr="006252C4" w:rsidRDefault="00831035" w:rsidP="006252C4">
                            <w:pPr>
                              <w:pStyle w:val="NoSpacing"/>
                              <w:jc w:val="center"/>
                              <w:rPr>
                                <w:rFonts w:ascii="Times New Roman" w:hAnsi="Times New Roman" w:cs="Times New Roman"/>
                                <w:b/>
                                <w:i w:val="0"/>
                                <w:color w:val="EBEBEB" w:themeColor="background2"/>
                                <w:spacing w:val="20"/>
                                <w:sz w:val="28"/>
                                <w:szCs w:val="28"/>
                              </w:rPr>
                            </w:pPr>
                            <w:r w:rsidRPr="006252C4">
                              <w:rPr>
                                <w:rFonts w:ascii="Times New Roman" w:hAnsi="Times New Roman" w:cs="Times New Roman"/>
                                <w:b/>
                                <w:i w:val="0"/>
                                <w:color w:val="EBEBEB" w:themeColor="background2"/>
                                <w:spacing w:val="20"/>
                                <w:sz w:val="28"/>
                                <w:szCs w:val="28"/>
                              </w:rPr>
                              <w:t xml:space="preserve">Sucharitha </w:t>
                            </w:r>
                            <w:proofErr w:type="spellStart"/>
                            <w:r w:rsidRPr="006252C4">
                              <w:rPr>
                                <w:rFonts w:ascii="Times New Roman" w:hAnsi="Times New Roman" w:cs="Times New Roman"/>
                                <w:b/>
                                <w:i w:val="0"/>
                                <w:color w:val="EBEBEB" w:themeColor="background2"/>
                                <w:spacing w:val="20"/>
                                <w:sz w:val="28"/>
                                <w:szCs w:val="28"/>
                              </w:rPr>
                              <w:t>Kakileti</w:t>
                            </w:r>
                            <w:proofErr w:type="spellEnd"/>
                          </w:p>
                          <w:p w14:paraId="79CB7DFB" w14:textId="77777777" w:rsidR="00831035" w:rsidRDefault="00831035">
                            <w:pPr>
                              <w:pStyle w:val="NoSpacing"/>
                              <w:rPr>
                                <w:rFonts w:ascii="Times New Roman" w:hAnsi="Times New Roman" w:cs="Times New Roman"/>
                                <w:b/>
                                <w:i w:val="0"/>
                                <w:color w:val="EBEBEB" w:themeColor="background2"/>
                                <w:spacing w:val="20"/>
                                <w:sz w:val="24"/>
                                <w:szCs w:val="24"/>
                              </w:rPr>
                            </w:pPr>
                          </w:p>
                          <w:p w14:paraId="08974863" w14:textId="329704CD" w:rsidR="00831035" w:rsidRDefault="00831035">
                            <w:pPr>
                              <w:pStyle w:val="NoSpacing"/>
                              <w:rPr>
                                <w:rFonts w:ascii="Times New Roman" w:hAnsi="Times New Roman" w:cs="Times New Roman"/>
                                <w:b/>
                                <w:i w:val="0"/>
                                <w:color w:val="EBEBEB" w:themeColor="background2"/>
                                <w:spacing w:val="20"/>
                                <w:sz w:val="24"/>
                                <w:szCs w:val="24"/>
                              </w:rPr>
                            </w:pPr>
                          </w:p>
                          <w:p w14:paraId="65A7387E" w14:textId="4931BF13" w:rsidR="00831035" w:rsidRDefault="00831035">
                            <w:pPr>
                              <w:pStyle w:val="NoSpacing"/>
                              <w:rPr>
                                <w:rFonts w:ascii="Times New Roman" w:hAnsi="Times New Roman" w:cs="Times New Roman"/>
                                <w:b/>
                                <w:i w:val="0"/>
                                <w:color w:val="EBEBEB" w:themeColor="background2"/>
                                <w:spacing w:val="20"/>
                                <w:sz w:val="24"/>
                                <w:szCs w:val="24"/>
                              </w:rPr>
                            </w:pPr>
                          </w:p>
                          <w:p w14:paraId="0C3D0BF2" w14:textId="2671A16A" w:rsidR="0036699E" w:rsidRPr="0036699E" w:rsidRDefault="0036699E">
                            <w:pPr>
                              <w:pStyle w:val="NoSpacing"/>
                              <w:rPr>
                                <w:rFonts w:ascii="Times New Roman" w:hAnsi="Times New Roman" w:cs="Times New Roman"/>
                                <w:b/>
                                <w:i w:val="0"/>
                                <w:color w:val="EBEBEB" w:themeColor="background2"/>
                                <w:spacing w:val="20"/>
                                <w:sz w:val="24"/>
                                <w:szCs w:val="24"/>
                              </w:rPr>
                            </w:pPr>
                            <w:r w:rsidRPr="00C02AB6">
                              <w:rPr>
                                <w:szCs w:val="36"/>
                                <w:shd w:val="clear" w:color="auto" w:fill="FFFFFF"/>
                              </w:rPr>
                              <w:t>Enhancing Open Metaverse Finance with Machine Learnin</w:t>
                            </w:r>
                            <w:r w:rsidR="00831035">
                              <w:rPr>
                                <w:szCs w:val="36"/>
                                <w:shd w:val="clear" w:color="auto" w:fill="FFFFFF"/>
                              </w:rPr>
                              <w:t>efinin</w:t>
                            </w:r>
                            <w:r w:rsidR="006252C4">
                              <w:rPr>
                                <w:szCs w:val="36"/>
                                <w:shd w:val="clear" w:color="auto" w:fill="FFFFFF"/>
                              </w:rPr>
                              <w:t>4</w:t>
                            </w:r>
                          </w:p>
                        </w:txbxContent>
                      </v:textbox>
                    </v:shape>
                    <w10:wrap anchorx="page" anchory="page"/>
                  </v:group>
                </w:pict>
              </mc:Fallback>
            </mc:AlternateContent>
          </w:r>
          <w:r w:rsidR="0036699E">
            <w:rPr>
              <w:rStyle w:val="IntenseReference"/>
              <w:color w:val="FFFFFF" w:themeColor="background1"/>
              <w:sz w:val="36"/>
              <w:szCs w:val="36"/>
            </w:rPr>
            <w:br w:type="page"/>
          </w:r>
        </w:p>
      </w:sdtContent>
    </w:sdt>
    <w:p w14:paraId="3104CA31" w14:textId="3DABD54A" w:rsidR="002C0852" w:rsidRPr="00C02AB6" w:rsidRDefault="00CB0C0A" w:rsidP="00CB0C0A">
      <w:pPr>
        <w:pStyle w:val="PersonalName"/>
        <w:tabs>
          <w:tab w:val="center" w:pos="5400"/>
          <w:tab w:val="left" w:pos="9889"/>
        </w:tabs>
        <w:jc w:val="left"/>
        <w:rPr>
          <w:rStyle w:val="IntenseReference"/>
          <w:color w:val="FFFFFF" w:themeColor="background1"/>
          <w:sz w:val="36"/>
          <w:szCs w:val="36"/>
        </w:rPr>
      </w:pPr>
      <w:r>
        <w:rPr>
          <w:rStyle w:val="IntenseReference"/>
          <w:color w:val="FFFFFF" w:themeColor="background1"/>
          <w:sz w:val="36"/>
          <w:szCs w:val="36"/>
        </w:rPr>
        <w:lastRenderedPageBreak/>
        <w:tab/>
      </w:r>
      <w:r w:rsidR="00724AF3">
        <w:rPr>
          <w:rStyle w:val="IntenseReference"/>
          <w:color w:val="FFFFFF" w:themeColor="background1"/>
          <w:sz w:val="36"/>
          <w:szCs w:val="36"/>
        </w:rPr>
        <w:t>APPLIED MACHINE LEARNING PROJECT REPORT</w:t>
      </w:r>
      <w:r>
        <w:rPr>
          <w:rStyle w:val="IntenseReference"/>
          <w:color w:val="FFFFFF" w:themeColor="background1"/>
          <w:sz w:val="36"/>
          <w:szCs w:val="36"/>
        </w:rPr>
        <w:tab/>
      </w:r>
    </w:p>
    <w:p w14:paraId="2D694375" w14:textId="77777777" w:rsidR="002C0852" w:rsidRPr="00A64E79" w:rsidRDefault="002C0852" w:rsidP="00C02AB6">
      <w:pPr>
        <w:spacing w:after="0"/>
        <w:rPr>
          <w:rFonts w:ascii="Segoe UI" w:hAnsi="Segoe UI" w:cs="Segoe UI"/>
          <w:color w:val="FFFFFF" w:themeColor="background1"/>
          <w:shd w:val="clear" w:color="auto" w:fill="FFFFFF"/>
        </w:rPr>
      </w:pPr>
    </w:p>
    <w:p w14:paraId="6241533A" w14:textId="5F4C3C7D" w:rsidR="00AB7D6C" w:rsidRPr="00C02AB6" w:rsidRDefault="00F1005D" w:rsidP="006252C4">
      <w:pPr>
        <w:pStyle w:val="Subtitle"/>
      </w:pPr>
      <w:r w:rsidRPr="00C02AB6">
        <w:t>TrustGuard ML: Enhancing Open Metaverse Finance wit</w:t>
      </w:r>
      <w:r w:rsidR="004B45E3" w:rsidRPr="00C02AB6">
        <w:t xml:space="preserve">h </w:t>
      </w:r>
      <w:r w:rsidRPr="00C02AB6">
        <w:t>Machine Learning for Secure and Transparent Transactions</w:t>
      </w:r>
      <w:r w:rsidR="00801509" w:rsidRPr="00C02AB6">
        <w:t>"</w:t>
      </w:r>
    </w:p>
    <w:p w14:paraId="38A22308" w14:textId="77777777" w:rsidR="00C02AB6" w:rsidRDefault="00C02AB6" w:rsidP="00C02AB6">
      <w:pPr>
        <w:pStyle w:val="NormalWeb"/>
        <w:spacing w:before="0" w:beforeAutospacing="0" w:after="0" w:afterAutospacing="0"/>
        <w:rPr>
          <w:b/>
          <w:bCs/>
        </w:rPr>
      </w:pPr>
    </w:p>
    <w:p w14:paraId="44543652" w14:textId="703F8173" w:rsidR="000223B5" w:rsidRDefault="000223B5" w:rsidP="006B10D8">
      <w:pPr>
        <w:pStyle w:val="NormalWeb"/>
        <w:spacing w:before="0" w:beforeAutospacing="0" w:after="0" w:afterAutospacing="0"/>
        <w:rPr>
          <w:b/>
          <w:bCs/>
        </w:rPr>
      </w:pPr>
      <w:r w:rsidRPr="00646234">
        <w:rPr>
          <w:b/>
          <w:bCs/>
        </w:rPr>
        <w:t>INT</w:t>
      </w:r>
      <w:r w:rsidR="00251074">
        <w:rPr>
          <w:b/>
          <w:bCs/>
        </w:rPr>
        <w:t>RO</w:t>
      </w:r>
      <w:r w:rsidRPr="00646234">
        <w:rPr>
          <w:b/>
          <w:bCs/>
        </w:rPr>
        <w:t>DUCTION: -</w:t>
      </w:r>
    </w:p>
    <w:p w14:paraId="4D3EA769" w14:textId="77777777" w:rsidR="00C02AB6" w:rsidRPr="004F1BF2" w:rsidRDefault="00C02AB6" w:rsidP="006B10D8">
      <w:pPr>
        <w:pStyle w:val="NormalWeb"/>
        <w:spacing w:before="0" w:beforeAutospacing="0" w:after="0" w:afterAutospacing="0"/>
        <w:rPr>
          <w:b/>
          <w:bCs/>
          <w:color w:val="000000" w:themeColor="text1"/>
        </w:rPr>
      </w:pPr>
    </w:p>
    <w:p w14:paraId="55F63AFA" w14:textId="74EB5B5E" w:rsidR="00724AF3" w:rsidRPr="00724AF3" w:rsidRDefault="00724AF3" w:rsidP="00724AF3">
      <w:pPr>
        <w:rPr>
          <w:rFonts w:ascii="Times New Roman" w:eastAsia="Times New Roman" w:hAnsi="Times New Roman" w:cs="Times New Roman"/>
          <w:i w:val="0"/>
          <w:color w:val="000000" w:themeColor="text1"/>
          <w:sz w:val="22"/>
          <w:szCs w:val="22"/>
        </w:rPr>
      </w:pPr>
      <w:r w:rsidRPr="00724AF3">
        <w:rPr>
          <w:rFonts w:ascii="Times New Roman" w:eastAsia="Times New Roman" w:hAnsi="Times New Roman" w:cs="Times New Roman"/>
          <w:i w:val="0"/>
          <w:color w:val="000000" w:themeColor="text1"/>
          <w:sz w:val="22"/>
          <w:szCs w:val="22"/>
        </w:rPr>
        <w:t>The Open Metaverse, as it rapidly evolves, presents a vibrant arena for blockchain-based financial transactions, fueling the digital economy with a myriad of opportunities for trade, investment, and virtual asset exchange. This emerging network of virtual worlds relies heavily on blockchain technology to facilitate secure and transparent transactions. As this sector expands, it becomes a pivotal element in the next-generation digital economy, linking diverse virtual environments through a cohesive economic framework.</w:t>
      </w:r>
    </w:p>
    <w:p w14:paraId="036128D4" w14:textId="041D1552" w:rsidR="00724AF3" w:rsidRPr="00724AF3" w:rsidRDefault="00724AF3" w:rsidP="00724AF3">
      <w:pPr>
        <w:rPr>
          <w:rFonts w:ascii="Times New Roman" w:eastAsia="Times New Roman" w:hAnsi="Times New Roman" w:cs="Times New Roman"/>
          <w:i w:val="0"/>
          <w:color w:val="000000" w:themeColor="text1"/>
          <w:sz w:val="22"/>
          <w:szCs w:val="22"/>
        </w:rPr>
      </w:pPr>
      <w:r w:rsidRPr="00724AF3">
        <w:rPr>
          <w:rFonts w:ascii="Times New Roman" w:eastAsia="Times New Roman" w:hAnsi="Times New Roman" w:cs="Times New Roman"/>
          <w:i w:val="0"/>
          <w:color w:val="000000" w:themeColor="text1"/>
          <w:sz w:val="22"/>
          <w:szCs w:val="22"/>
        </w:rPr>
        <w:t>However, this sector is not without its challenges. The very nature of blockchain — decentralized and anonymous — can sometimes obscure the patterns of user behavior and open avenues for fraudulent activities. As financial interactions within the Open Metaverse grow both in complexity and volume, there is a pressing need to establish mechanisms that ensure these transactions are both transparent and trustworthy. Despite the inherent advantages of blockchain technology, such as immutability and traceability, these features alone are insufficient to fully mitigate the risks associated with such a dynamic and expansive digital environment.</w:t>
      </w:r>
    </w:p>
    <w:p w14:paraId="4B1913C7" w14:textId="6AC79B1E" w:rsidR="00724AF3" w:rsidRPr="00724AF3" w:rsidRDefault="00724AF3" w:rsidP="00724AF3">
      <w:pPr>
        <w:rPr>
          <w:rFonts w:ascii="Times New Roman" w:eastAsia="Times New Roman" w:hAnsi="Times New Roman" w:cs="Times New Roman"/>
          <w:i w:val="0"/>
          <w:color w:val="000000" w:themeColor="text1"/>
          <w:sz w:val="22"/>
          <w:szCs w:val="22"/>
        </w:rPr>
      </w:pPr>
      <w:r w:rsidRPr="00724AF3">
        <w:rPr>
          <w:rFonts w:ascii="Times New Roman" w:eastAsia="Times New Roman" w:hAnsi="Times New Roman" w:cs="Times New Roman"/>
          <w:i w:val="0"/>
          <w:color w:val="000000" w:themeColor="text1"/>
          <w:sz w:val="22"/>
          <w:szCs w:val="22"/>
        </w:rPr>
        <w:t>Our project specifically targets these challenges by focusing on the blockchain financial transactions that underpin the economic interactions within the Open Metaverse. By harnessing advanced machine learning techniques, particularly in classification, we aim to develop systems that can not only detect and analyze patterns of normal versus anomalous transactional behaviors but also provide predictive insights that help in preempting fraudulent activities. This innovative approach leverages the data-driven power of machine learning to enhance security protocols and improve the overall reliability of blockchain transactions.</w:t>
      </w:r>
    </w:p>
    <w:p w14:paraId="7FEE8DFE" w14:textId="77777777" w:rsidR="00C6636F" w:rsidRDefault="00724AF3" w:rsidP="003F6186">
      <w:pPr>
        <w:rPr>
          <w:rFonts w:ascii="Times New Roman" w:eastAsia="Times New Roman" w:hAnsi="Times New Roman" w:cs="Times New Roman"/>
          <w:i w:val="0"/>
          <w:color w:val="000000" w:themeColor="text1"/>
          <w:sz w:val="22"/>
          <w:szCs w:val="22"/>
        </w:rPr>
      </w:pPr>
      <w:r w:rsidRPr="00724AF3">
        <w:rPr>
          <w:rFonts w:ascii="Times New Roman" w:eastAsia="Times New Roman" w:hAnsi="Times New Roman" w:cs="Times New Roman"/>
          <w:i w:val="0"/>
          <w:color w:val="000000" w:themeColor="text1"/>
          <w:sz w:val="22"/>
          <w:szCs w:val="22"/>
        </w:rPr>
        <w:t>This proactive approach is essential for maintaining the integrity and reliability of financial dealings within the Open Metaverse, ultimately fostering a secure environment that can attract and sustain a wider user base. By ensuring a robust, transparent, and efficient transactional framework, our project aims to drive further growth and innovation in this virtual space, making it a cornerstone of the digital economy of the future. As the Open Metaverse continues to develop, our efforts to secure and optimize its financial transactions will play a crucial role in shaping its trajectory towards becoming a mainstream platform for global digital interaction.</w:t>
      </w:r>
    </w:p>
    <w:p w14:paraId="061DD4B7" w14:textId="52B968DD" w:rsidR="003F6186" w:rsidRPr="00C6636F" w:rsidRDefault="00C6636F" w:rsidP="003F6186">
      <w:pPr>
        <w:rPr>
          <w:rFonts w:ascii="Times New Roman" w:eastAsia="Times New Roman" w:hAnsi="Times New Roman" w:cs="Times New Roman"/>
          <w:i w:val="0"/>
          <w:color w:val="000000" w:themeColor="text1"/>
          <w:sz w:val="22"/>
          <w:szCs w:val="22"/>
        </w:rPr>
      </w:pPr>
      <w:r w:rsidRPr="00C6636F">
        <w:rPr>
          <w:rFonts w:ascii="Times New Roman" w:eastAsia="Times New Roman" w:hAnsi="Times New Roman" w:cs="Times New Roman"/>
          <w:b/>
          <w:i w:val="0"/>
          <w:sz w:val="24"/>
          <w:szCs w:val="24"/>
        </w:rPr>
        <w:t>D</w:t>
      </w:r>
      <w:r>
        <w:rPr>
          <w:rFonts w:ascii="Times New Roman" w:eastAsia="Times New Roman" w:hAnsi="Times New Roman" w:cs="Times New Roman"/>
          <w:b/>
          <w:i w:val="0"/>
          <w:sz w:val="24"/>
          <w:szCs w:val="24"/>
        </w:rPr>
        <w:t>ATA</w:t>
      </w:r>
      <w:r w:rsidRPr="00C6636F">
        <w:rPr>
          <w:rFonts w:ascii="Times New Roman" w:eastAsia="Times New Roman" w:hAnsi="Times New Roman" w:cs="Times New Roman"/>
          <w:b/>
          <w:i w:val="0"/>
          <w:sz w:val="24"/>
          <w:szCs w:val="24"/>
        </w:rPr>
        <w:t xml:space="preserve"> O</w:t>
      </w:r>
      <w:r>
        <w:rPr>
          <w:rFonts w:ascii="Times New Roman" w:eastAsia="Times New Roman" w:hAnsi="Times New Roman" w:cs="Times New Roman"/>
          <w:b/>
          <w:i w:val="0"/>
          <w:sz w:val="24"/>
          <w:szCs w:val="24"/>
        </w:rPr>
        <w:t>VERVIEW</w:t>
      </w:r>
      <w:r w:rsidRPr="00C6636F">
        <w:rPr>
          <w:rFonts w:ascii="Times New Roman" w:eastAsia="Times New Roman" w:hAnsi="Times New Roman" w:cs="Times New Roman"/>
          <w:b/>
          <w:i w:val="0"/>
          <w:sz w:val="24"/>
          <w:szCs w:val="24"/>
        </w:rPr>
        <w:t>:</w:t>
      </w:r>
      <w:r w:rsidR="00911ED9" w:rsidRPr="5760BCDE">
        <w:rPr>
          <w:rFonts w:ascii="Times New Roman" w:eastAsia="Times New Roman" w:hAnsi="Times New Roman" w:cs="Times New Roman"/>
          <w:b/>
          <w:i w:val="0"/>
          <w:sz w:val="24"/>
          <w:szCs w:val="24"/>
        </w:rPr>
        <w:t xml:space="preserve"> -</w:t>
      </w:r>
      <w:r w:rsidR="009B244C" w:rsidRPr="5760BCDE">
        <w:rPr>
          <w:rFonts w:ascii="Times New Roman" w:eastAsia="Times New Roman" w:hAnsi="Times New Roman" w:cs="Times New Roman"/>
          <w:b/>
          <w:i w:val="0"/>
          <w:sz w:val="24"/>
          <w:szCs w:val="24"/>
        </w:rPr>
        <w:t xml:space="preserve"> </w:t>
      </w:r>
      <w:r w:rsidR="000B36A9" w:rsidRPr="5760BCDE">
        <w:rPr>
          <w:rFonts w:ascii="Times New Roman" w:hAnsi="Times New Roman" w:cs="Times New Roman"/>
          <w:i w:val="0"/>
          <w:color w:val="0D0D0D"/>
          <w:sz w:val="22"/>
          <w:szCs w:val="22"/>
          <w:shd w:val="clear" w:color="auto" w:fill="FFFFFF"/>
        </w:rPr>
        <w:t xml:space="preserve">The dataset </w:t>
      </w:r>
      <w:r w:rsidR="5E2D7416" w:rsidRPr="5760BCDE">
        <w:rPr>
          <w:rFonts w:ascii="Times New Roman" w:hAnsi="Times New Roman" w:cs="Times New Roman"/>
          <w:i w:val="0"/>
          <w:color w:val="0D0D0D"/>
          <w:sz w:val="22"/>
          <w:szCs w:val="22"/>
          <w:shd w:val="clear" w:color="auto" w:fill="FFFFFF"/>
        </w:rPr>
        <w:t>includes</w:t>
      </w:r>
      <w:r w:rsidR="000B36A9" w:rsidRPr="5760BCDE">
        <w:rPr>
          <w:rFonts w:ascii="Times New Roman" w:hAnsi="Times New Roman" w:cs="Times New Roman"/>
          <w:i w:val="0"/>
          <w:color w:val="0D0D0D"/>
          <w:sz w:val="22"/>
          <w:szCs w:val="22"/>
          <w:shd w:val="clear" w:color="auto" w:fill="FFFFFF"/>
        </w:rPr>
        <w:t xml:space="preserve"> 78,600 entries, each depicting a transaction within the metaverse. These entries are characterized by various attributes including the </w:t>
      </w:r>
    </w:p>
    <w:p w14:paraId="00905CA8" w14:textId="18934F9B" w:rsidR="003F6186" w:rsidRPr="003F6186" w:rsidRDefault="003F6186" w:rsidP="003F6186">
      <w:pPr>
        <w:spacing w:after="0"/>
        <w:rPr>
          <w:rFonts w:ascii="Times New Roman" w:hAnsi="Times New Roman" w:cs="Times New Roman"/>
          <w:i w:val="0"/>
          <w:color w:val="0D0D0D"/>
          <w:sz w:val="22"/>
          <w:szCs w:val="22"/>
          <w:shd w:val="clear" w:color="auto" w:fill="FFFFFF"/>
        </w:rPr>
      </w:pPr>
      <w:r w:rsidRPr="003F6186">
        <w:rPr>
          <w:rFonts w:ascii="Times New Roman" w:eastAsia="Times New Roman" w:hAnsi="Times New Roman" w:cs="Times New Roman"/>
          <w:b/>
          <w:i w:val="0"/>
          <w:sz w:val="24"/>
          <w:szCs w:val="24"/>
        </w:rPr>
        <w:t xml:space="preserve">- Timestamp: </w:t>
      </w:r>
      <w:r w:rsidRPr="00671319">
        <w:rPr>
          <w:rFonts w:ascii="Times New Roman" w:eastAsia="Times New Roman" w:hAnsi="Times New Roman" w:cs="Times New Roman"/>
          <w:bCs/>
          <w:i w:val="0"/>
          <w:sz w:val="24"/>
          <w:szCs w:val="24"/>
        </w:rPr>
        <w:t>Date and time of the transaction.</w:t>
      </w:r>
    </w:p>
    <w:p w14:paraId="4C406E15" w14:textId="2794B07D" w:rsidR="003F6186" w:rsidRPr="003F6186" w:rsidRDefault="003F6186" w:rsidP="003F6186">
      <w:pPr>
        <w:spacing w:after="0"/>
        <w:rPr>
          <w:rFonts w:ascii="Times New Roman" w:eastAsia="Times New Roman" w:hAnsi="Times New Roman" w:cs="Times New Roman"/>
          <w:b/>
          <w:i w:val="0"/>
          <w:sz w:val="24"/>
          <w:szCs w:val="24"/>
        </w:rPr>
      </w:pPr>
      <w:r w:rsidRPr="003F6186">
        <w:rPr>
          <w:rFonts w:ascii="Times New Roman" w:eastAsia="Times New Roman" w:hAnsi="Times New Roman" w:cs="Times New Roman"/>
          <w:b/>
          <w:i w:val="0"/>
          <w:sz w:val="24"/>
          <w:szCs w:val="24"/>
        </w:rPr>
        <w:t xml:space="preserve">- Hour of Day: </w:t>
      </w:r>
      <w:r w:rsidRPr="00671319">
        <w:rPr>
          <w:rFonts w:ascii="Times New Roman" w:eastAsia="Times New Roman" w:hAnsi="Times New Roman" w:cs="Times New Roman"/>
          <w:bCs/>
          <w:i w:val="0"/>
          <w:sz w:val="24"/>
          <w:szCs w:val="24"/>
        </w:rPr>
        <w:t>Hour from the transaction timestamp.</w:t>
      </w:r>
    </w:p>
    <w:p w14:paraId="5ECC0354" w14:textId="1910157E" w:rsidR="003F6186" w:rsidRPr="003F6186" w:rsidRDefault="003F6186" w:rsidP="003F6186">
      <w:pPr>
        <w:spacing w:after="0"/>
        <w:rPr>
          <w:rFonts w:ascii="Times New Roman" w:eastAsia="Times New Roman" w:hAnsi="Times New Roman" w:cs="Times New Roman"/>
          <w:b/>
          <w:i w:val="0"/>
          <w:sz w:val="24"/>
          <w:szCs w:val="24"/>
        </w:rPr>
      </w:pPr>
      <w:r w:rsidRPr="003F6186">
        <w:rPr>
          <w:rFonts w:ascii="Times New Roman" w:eastAsia="Times New Roman" w:hAnsi="Times New Roman" w:cs="Times New Roman"/>
          <w:b/>
          <w:i w:val="0"/>
          <w:sz w:val="24"/>
          <w:szCs w:val="24"/>
        </w:rPr>
        <w:t>- Sending Address:</w:t>
      </w:r>
      <w:r w:rsidR="005A122C">
        <w:rPr>
          <w:rFonts w:ascii="Times New Roman" w:eastAsia="Times New Roman" w:hAnsi="Times New Roman" w:cs="Times New Roman"/>
          <w:b/>
          <w:i w:val="0"/>
          <w:sz w:val="24"/>
          <w:szCs w:val="24"/>
        </w:rPr>
        <w:t xml:space="preserve"> </w:t>
      </w:r>
      <w:r w:rsidRPr="00671319">
        <w:rPr>
          <w:rFonts w:ascii="Times New Roman" w:eastAsia="Times New Roman" w:hAnsi="Times New Roman" w:cs="Times New Roman"/>
          <w:bCs/>
          <w:i w:val="0"/>
          <w:sz w:val="24"/>
          <w:szCs w:val="24"/>
        </w:rPr>
        <w:t>Sender's blockchain address.</w:t>
      </w:r>
    </w:p>
    <w:p w14:paraId="53A89657" w14:textId="5FDA2F62" w:rsidR="003F6186" w:rsidRPr="003F6186" w:rsidRDefault="003F6186" w:rsidP="003F6186">
      <w:pPr>
        <w:spacing w:after="0"/>
        <w:rPr>
          <w:rFonts w:ascii="Times New Roman" w:eastAsia="Times New Roman" w:hAnsi="Times New Roman" w:cs="Times New Roman"/>
          <w:b/>
          <w:i w:val="0"/>
          <w:sz w:val="24"/>
          <w:szCs w:val="24"/>
        </w:rPr>
      </w:pPr>
      <w:r w:rsidRPr="003F6186">
        <w:rPr>
          <w:rFonts w:ascii="Times New Roman" w:eastAsia="Times New Roman" w:hAnsi="Times New Roman" w:cs="Times New Roman"/>
          <w:b/>
          <w:i w:val="0"/>
          <w:sz w:val="24"/>
          <w:szCs w:val="24"/>
        </w:rPr>
        <w:t xml:space="preserve">- Receiving Address: </w:t>
      </w:r>
      <w:r w:rsidRPr="00671319">
        <w:rPr>
          <w:rFonts w:ascii="Times New Roman" w:eastAsia="Times New Roman" w:hAnsi="Times New Roman" w:cs="Times New Roman"/>
          <w:bCs/>
          <w:i w:val="0"/>
          <w:sz w:val="24"/>
          <w:szCs w:val="24"/>
        </w:rPr>
        <w:t>Receiver's blockchain address.</w:t>
      </w:r>
    </w:p>
    <w:p w14:paraId="059C65DF" w14:textId="4209BF4D" w:rsidR="003F6186" w:rsidRPr="003F6186" w:rsidRDefault="003F6186" w:rsidP="003F6186">
      <w:pPr>
        <w:spacing w:after="0"/>
        <w:rPr>
          <w:rFonts w:ascii="Times New Roman" w:eastAsia="Times New Roman" w:hAnsi="Times New Roman" w:cs="Times New Roman"/>
          <w:b/>
          <w:i w:val="0"/>
          <w:sz w:val="24"/>
          <w:szCs w:val="24"/>
        </w:rPr>
      </w:pPr>
      <w:r w:rsidRPr="003F6186">
        <w:rPr>
          <w:rFonts w:ascii="Times New Roman" w:eastAsia="Times New Roman" w:hAnsi="Times New Roman" w:cs="Times New Roman"/>
          <w:b/>
          <w:i w:val="0"/>
          <w:sz w:val="24"/>
          <w:szCs w:val="24"/>
        </w:rPr>
        <w:t xml:space="preserve">- Amount: </w:t>
      </w:r>
      <w:r w:rsidRPr="00671319">
        <w:rPr>
          <w:rFonts w:ascii="Times New Roman" w:eastAsia="Times New Roman" w:hAnsi="Times New Roman" w:cs="Times New Roman"/>
          <w:bCs/>
          <w:i w:val="0"/>
          <w:sz w:val="24"/>
          <w:szCs w:val="24"/>
        </w:rPr>
        <w:t>Simulated transaction amount.</w:t>
      </w:r>
    </w:p>
    <w:p w14:paraId="5BFCBC74" w14:textId="4F5407D2" w:rsidR="003F6186" w:rsidRPr="003F6186" w:rsidRDefault="003F6186" w:rsidP="003F6186">
      <w:pPr>
        <w:spacing w:after="0"/>
        <w:rPr>
          <w:rFonts w:ascii="Times New Roman" w:eastAsia="Times New Roman" w:hAnsi="Times New Roman" w:cs="Times New Roman"/>
          <w:b/>
          <w:i w:val="0"/>
          <w:sz w:val="24"/>
          <w:szCs w:val="24"/>
        </w:rPr>
      </w:pPr>
      <w:r w:rsidRPr="003F6186">
        <w:rPr>
          <w:rFonts w:ascii="Times New Roman" w:eastAsia="Times New Roman" w:hAnsi="Times New Roman" w:cs="Times New Roman"/>
          <w:b/>
          <w:i w:val="0"/>
          <w:sz w:val="24"/>
          <w:szCs w:val="24"/>
        </w:rPr>
        <w:t xml:space="preserve">- Transaction Type: </w:t>
      </w:r>
      <w:r w:rsidRPr="00671319">
        <w:rPr>
          <w:rFonts w:ascii="Times New Roman" w:eastAsia="Times New Roman" w:hAnsi="Times New Roman" w:cs="Times New Roman"/>
          <w:bCs/>
          <w:i w:val="0"/>
          <w:sz w:val="24"/>
          <w:szCs w:val="24"/>
        </w:rPr>
        <w:t>Type of transaction (transfer, sale, etc.).</w:t>
      </w:r>
    </w:p>
    <w:p w14:paraId="09D6A0EF" w14:textId="4CECCF8C" w:rsidR="003F6186" w:rsidRPr="003F6186" w:rsidRDefault="003F6186" w:rsidP="003F6186">
      <w:pPr>
        <w:spacing w:after="0"/>
        <w:rPr>
          <w:rFonts w:ascii="Times New Roman" w:eastAsia="Times New Roman" w:hAnsi="Times New Roman" w:cs="Times New Roman"/>
          <w:b/>
          <w:i w:val="0"/>
          <w:sz w:val="24"/>
          <w:szCs w:val="24"/>
        </w:rPr>
      </w:pPr>
      <w:r w:rsidRPr="003F6186">
        <w:rPr>
          <w:rFonts w:ascii="Times New Roman" w:eastAsia="Times New Roman" w:hAnsi="Times New Roman" w:cs="Times New Roman"/>
          <w:b/>
          <w:i w:val="0"/>
          <w:sz w:val="24"/>
          <w:szCs w:val="24"/>
        </w:rPr>
        <w:t xml:space="preserve">- Location Region: </w:t>
      </w:r>
      <w:r w:rsidRPr="00671319">
        <w:rPr>
          <w:rFonts w:ascii="Times New Roman" w:eastAsia="Times New Roman" w:hAnsi="Times New Roman" w:cs="Times New Roman"/>
          <w:bCs/>
          <w:i w:val="0"/>
          <w:sz w:val="24"/>
          <w:szCs w:val="24"/>
        </w:rPr>
        <w:t>Simulated geographical region.</w:t>
      </w:r>
    </w:p>
    <w:p w14:paraId="09E8AECB" w14:textId="00B74F0C" w:rsidR="003F6186" w:rsidRPr="00671319" w:rsidRDefault="003F6186" w:rsidP="003F6186">
      <w:pPr>
        <w:spacing w:after="0"/>
        <w:rPr>
          <w:rFonts w:ascii="Times New Roman" w:eastAsia="Times New Roman" w:hAnsi="Times New Roman" w:cs="Times New Roman"/>
          <w:bCs/>
          <w:i w:val="0"/>
          <w:sz w:val="24"/>
          <w:szCs w:val="24"/>
        </w:rPr>
      </w:pPr>
      <w:r w:rsidRPr="003F6186">
        <w:rPr>
          <w:rFonts w:ascii="Times New Roman" w:eastAsia="Times New Roman" w:hAnsi="Times New Roman" w:cs="Times New Roman"/>
          <w:b/>
          <w:i w:val="0"/>
          <w:sz w:val="24"/>
          <w:szCs w:val="24"/>
        </w:rPr>
        <w:t xml:space="preserve">- IP Prefix: </w:t>
      </w:r>
      <w:r w:rsidRPr="00671319">
        <w:rPr>
          <w:rFonts w:ascii="Times New Roman" w:eastAsia="Times New Roman" w:hAnsi="Times New Roman" w:cs="Times New Roman"/>
          <w:bCs/>
          <w:i w:val="0"/>
          <w:sz w:val="24"/>
          <w:szCs w:val="24"/>
        </w:rPr>
        <w:t>Simulated IP address prefix.</w:t>
      </w:r>
    </w:p>
    <w:p w14:paraId="3E865D8A" w14:textId="24A0CB2A" w:rsidR="003F6186" w:rsidRPr="00671319" w:rsidRDefault="003F6186" w:rsidP="003F6186">
      <w:pPr>
        <w:spacing w:after="0"/>
        <w:rPr>
          <w:rFonts w:ascii="Times New Roman" w:eastAsia="Times New Roman" w:hAnsi="Times New Roman" w:cs="Times New Roman"/>
          <w:bCs/>
          <w:i w:val="0"/>
          <w:sz w:val="24"/>
          <w:szCs w:val="24"/>
        </w:rPr>
      </w:pPr>
      <w:r w:rsidRPr="003F6186">
        <w:rPr>
          <w:rFonts w:ascii="Times New Roman" w:eastAsia="Times New Roman" w:hAnsi="Times New Roman" w:cs="Times New Roman"/>
          <w:b/>
          <w:i w:val="0"/>
          <w:sz w:val="24"/>
          <w:szCs w:val="24"/>
        </w:rPr>
        <w:lastRenderedPageBreak/>
        <w:t xml:space="preserve">- Login Frequency: </w:t>
      </w:r>
      <w:r w:rsidRPr="00671319">
        <w:rPr>
          <w:rFonts w:ascii="Times New Roman" w:eastAsia="Times New Roman" w:hAnsi="Times New Roman" w:cs="Times New Roman"/>
          <w:bCs/>
          <w:i w:val="0"/>
          <w:sz w:val="24"/>
          <w:szCs w:val="24"/>
        </w:rPr>
        <w:t>Login frequency by age group.</w:t>
      </w:r>
    </w:p>
    <w:p w14:paraId="43BF4F06" w14:textId="571CA56A" w:rsidR="003F6186" w:rsidRPr="00671319" w:rsidRDefault="003F6186" w:rsidP="003F6186">
      <w:pPr>
        <w:spacing w:after="0"/>
        <w:rPr>
          <w:rFonts w:ascii="Times New Roman" w:eastAsia="Times New Roman" w:hAnsi="Times New Roman" w:cs="Times New Roman"/>
          <w:bCs/>
          <w:i w:val="0"/>
          <w:sz w:val="24"/>
          <w:szCs w:val="24"/>
        </w:rPr>
      </w:pPr>
      <w:r w:rsidRPr="003F6186">
        <w:rPr>
          <w:rFonts w:ascii="Times New Roman" w:eastAsia="Times New Roman" w:hAnsi="Times New Roman" w:cs="Times New Roman"/>
          <w:b/>
          <w:i w:val="0"/>
          <w:sz w:val="24"/>
          <w:szCs w:val="24"/>
        </w:rPr>
        <w:t xml:space="preserve">- Session Duration: </w:t>
      </w:r>
      <w:r w:rsidRPr="00671319">
        <w:rPr>
          <w:rFonts w:ascii="Times New Roman" w:eastAsia="Times New Roman" w:hAnsi="Times New Roman" w:cs="Times New Roman"/>
          <w:bCs/>
          <w:i w:val="0"/>
          <w:sz w:val="24"/>
          <w:szCs w:val="24"/>
        </w:rPr>
        <w:t>Duration of user sessions in minutes.</w:t>
      </w:r>
    </w:p>
    <w:p w14:paraId="1D47757E" w14:textId="2C642412" w:rsidR="003F6186" w:rsidRPr="003F6186" w:rsidRDefault="003F6186" w:rsidP="003F6186">
      <w:pPr>
        <w:spacing w:after="0"/>
        <w:rPr>
          <w:rFonts w:ascii="Times New Roman" w:eastAsia="Times New Roman" w:hAnsi="Times New Roman" w:cs="Times New Roman"/>
          <w:b/>
          <w:i w:val="0"/>
          <w:sz w:val="24"/>
          <w:szCs w:val="24"/>
        </w:rPr>
      </w:pPr>
      <w:r w:rsidRPr="003F6186">
        <w:rPr>
          <w:rFonts w:ascii="Times New Roman" w:eastAsia="Times New Roman" w:hAnsi="Times New Roman" w:cs="Times New Roman"/>
          <w:b/>
          <w:i w:val="0"/>
          <w:sz w:val="24"/>
          <w:szCs w:val="24"/>
        </w:rPr>
        <w:t>- Purchase Pattern</w:t>
      </w:r>
      <w:r w:rsidRPr="00671319">
        <w:rPr>
          <w:rFonts w:ascii="Times New Roman" w:eastAsia="Times New Roman" w:hAnsi="Times New Roman" w:cs="Times New Roman"/>
          <w:bCs/>
          <w:i w:val="0"/>
          <w:sz w:val="24"/>
          <w:szCs w:val="24"/>
        </w:rPr>
        <w:t>: Purchase behavior pattern</w:t>
      </w:r>
      <w:r w:rsidRPr="003F6186">
        <w:rPr>
          <w:rFonts w:ascii="Times New Roman" w:eastAsia="Times New Roman" w:hAnsi="Times New Roman" w:cs="Times New Roman"/>
          <w:b/>
          <w:i w:val="0"/>
          <w:sz w:val="24"/>
          <w:szCs w:val="24"/>
        </w:rPr>
        <w:t>.</w:t>
      </w:r>
    </w:p>
    <w:p w14:paraId="59733438" w14:textId="3182468E" w:rsidR="003F6186" w:rsidRPr="003F6186" w:rsidRDefault="003F6186" w:rsidP="003F6186">
      <w:pPr>
        <w:spacing w:after="0"/>
        <w:rPr>
          <w:rFonts w:ascii="Times New Roman" w:eastAsia="Times New Roman" w:hAnsi="Times New Roman" w:cs="Times New Roman"/>
          <w:b/>
          <w:i w:val="0"/>
          <w:sz w:val="24"/>
          <w:szCs w:val="24"/>
        </w:rPr>
      </w:pPr>
      <w:r w:rsidRPr="003F6186">
        <w:rPr>
          <w:rFonts w:ascii="Times New Roman" w:eastAsia="Times New Roman" w:hAnsi="Times New Roman" w:cs="Times New Roman"/>
          <w:b/>
          <w:i w:val="0"/>
          <w:sz w:val="24"/>
          <w:szCs w:val="24"/>
        </w:rPr>
        <w:t xml:space="preserve">- Age Group: </w:t>
      </w:r>
      <w:r w:rsidRPr="00671319">
        <w:rPr>
          <w:rFonts w:ascii="Times New Roman" w:eastAsia="Times New Roman" w:hAnsi="Times New Roman" w:cs="Times New Roman"/>
          <w:bCs/>
          <w:i w:val="0"/>
          <w:sz w:val="24"/>
          <w:szCs w:val="24"/>
        </w:rPr>
        <w:t>User category based on activity history</w:t>
      </w:r>
      <w:r w:rsidRPr="003F6186">
        <w:rPr>
          <w:rFonts w:ascii="Times New Roman" w:eastAsia="Times New Roman" w:hAnsi="Times New Roman" w:cs="Times New Roman"/>
          <w:b/>
          <w:i w:val="0"/>
          <w:sz w:val="24"/>
          <w:szCs w:val="24"/>
        </w:rPr>
        <w:t>.</w:t>
      </w:r>
    </w:p>
    <w:p w14:paraId="308718E8" w14:textId="2BEEAF1C" w:rsidR="003F6186" w:rsidRDefault="003F6186" w:rsidP="003F6186">
      <w:pPr>
        <w:spacing w:after="0"/>
        <w:rPr>
          <w:rFonts w:ascii="Times New Roman" w:eastAsia="Times New Roman" w:hAnsi="Times New Roman" w:cs="Times New Roman"/>
          <w:b/>
          <w:i w:val="0"/>
          <w:sz w:val="24"/>
          <w:szCs w:val="24"/>
        </w:rPr>
      </w:pPr>
      <w:r w:rsidRPr="003F6186">
        <w:rPr>
          <w:rFonts w:ascii="Times New Roman" w:eastAsia="Times New Roman" w:hAnsi="Times New Roman" w:cs="Times New Roman"/>
          <w:b/>
          <w:i w:val="0"/>
          <w:sz w:val="24"/>
          <w:szCs w:val="24"/>
        </w:rPr>
        <w:t xml:space="preserve">- Risk Score: </w:t>
      </w:r>
      <w:r w:rsidRPr="00671319">
        <w:rPr>
          <w:rFonts w:ascii="Times New Roman" w:eastAsia="Times New Roman" w:hAnsi="Times New Roman" w:cs="Times New Roman"/>
          <w:bCs/>
          <w:i w:val="0"/>
          <w:sz w:val="24"/>
          <w:szCs w:val="24"/>
        </w:rPr>
        <w:t>Calculated risk score based on user and transaction data</w:t>
      </w:r>
      <w:r w:rsidRPr="003F6186">
        <w:rPr>
          <w:rFonts w:ascii="Times New Roman" w:eastAsia="Times New Roman" w:hAnsi="Times New Roman" w:cs="Times New Roman"/>
          <w:b/>
          <w:i w:val="0"/>
          <w:sz w:val="24"/>
          <w:szCs w:val="24"/>
        </w:rPr>
        <w:t>.</w:t>
      </w:r>
    </w:p>
    <w:p w14:paraId="70699672" w14:textId="6012B118" w:rsidR="003F6186" w:rsidRPr="00194060" w:rsidRDefault="003F6186" w:rsidP="003F6186">
      <w:pPr>
        <w:spacing w:after="0"/>
        <w:rPr>
          <w:rFonts w:ascii="Times New Roman" w:eastAsia="Times New Roman" w:hAnsi="Times New Roman" w:cs="Times New Roman"/>
          <w:b/>
          <w:i w:val="0"/>
          <w:sz w:val="24"/>
          <w:szCs w:val="24"/>
        </w:rPr>
      </w:pPr>
      <w:r w:rsidRPr="003F6186">
        <w:rPr>
          <w:rFonts w:ascii="Times New Roman" w:eastAsia="Times New Roman" w:hAnsi="Times New Roman" w:cs="Times New Roman"/>
          <w:b/>
          <w:i w:val="0"/>
          <w:sz w:val="24"/>
          <w:szCs w:val="24"/>
        </w:rPr>
        <w:t>- Anomaly:</w:t>
      </w:r>
      <w:r w:rsidR="00DF1B1F">
        <w:rPr>
          <w:rFonts w:ascii="Times New Roman" w:eastAsia="Times New Roman" w:hAnsi="Times New Roman" w:cs="Times New Roman"/>
          <w:b/>
          <w:i w:val="0"/>
          <w:sz w:val="24"/>
          <w:szCs w:val="24"/>
        </w:rPr>
        <w:t xml:space="preserve"> </w:t>
      </w:r>
      <w:r w:rsidRPr="00671319">
        <w:rPr>
          <w:rFonts w:ascii="Times New Roman" w:eastAsia="Times New Roman" w:hAnsi="Times New Roman" w:cs="Times New Roman"/>
          <w:bCs/>
          <w:i w:val="0"/>
          <w:sz w:val="24"/>
          <w:szCs w:val="24"/>
        </w:rPr>
        <w:t>Risk level (high, moderate, low).</w:t>
      </w:r>
    </w:p>
    <w:p w14:paraId="505C5AB9" w14:textId="010C1089" w:rsidR="00E037DD" w:rsidRPr="008B61B5" w:rsidRDefault="002D3AD0" w:rsidP="00A93D4B">
      <w:pPr>
        <w:rPr>
          <w:rFonts w:ascii="Times New Roman" w:hAnsi="Times New Roman" w:cs="Times New Roman"/>
          <w:i w:val="0"/>
          <w:color w:val="000000" w:themeColor="text1"/>
          <w:shd w:val="clear" w:color="auto" w:fill="FFFFFF"/>
        </w:rPr>
      </w:pPr>
      <w:r>
        <w:rPr>
          <w:rFonts w:ascii="Times New Roman" w:hAnsi="Times New Roman" w:cs="Times New Roman"/>
          <w:i w:val="0"/>
          <w:color w:val="000000" w:themeColor="text1"/>
          <w:shd w:val="clear" w:color="auto" w:fill="FFFFFF"/>
        </w:rPr>
        <w:t xml:space="preserve">Source: </w:t>
      </w:r>
      <w:hyperlink r:id="rId8" w:history="1">
        <w:r w:rsidRPr="002922E3">
          <w:rPr>
            <w:rStyle w:val="Hyperlink"/>
            <w:rFonts w:ascii="Times New Roman" w:hAnsi="Times New Roman" w:cs="Times New Roman"/>
            <w:i w:val="0"/>
            <w:shd w:val="clear" w:color="auto" w:fill="FFFFFF"/>
          </w:rPr>
          <w:t>https://www.kaggle.com/datasets/faizaniftikharjanjua/metaverse-financial-transactions-dataset/data</w:t>
        </w:r>
      </w:hyperlink>
    </w:p>
    <w:p w14:paraId="00A312C6" w14:textId="7D65E4B5" w:rsidR="00AE2751" w:rsidRDefault="00D77276" w:rsidP="00AE2751">
      <w:pPr>
        <w:tabs>
          <w:tab w:val="left" w:pos="3420"/>
        </w:tabs>
        <w:spacing w:after="0"/>
        <w:rPr>
          <w:rFonts w:ascii="Times New Roman" w:eastAsia="Times New Roman" w:hAnsi="Times New Roman" w:cs="Times New Roman"/>
          <w:b/>
          <w:i w:val="0"/>
          <w:sz w:val="24"/>
          <w:szCs w:val="24"/>
        </w:rPr>
      </w:pPr>
      <w:r>
        <w:rPr>
          <w:rFonts w:ascii="Times New Roman" w:eastAsia="Times New Roman" w:hAnsi="Times New Roman" w:cs="Times New Roman"/>
          <w:b/>
          <w:i w:val="0"/>
          <w:sz w:val="24"/>
          <w:szCs w:val="24"/>
        </w:rPr>
        <w:t>S</w:t>
      </w:r>
      <w:r w:rsidR="00A812F0">
        <w:rPr>
          <w:rFonts w:ascii="Times New Roman" w:eastAsia="Times New Roman" w:hAnsi="Times New Roman" w:cs="Times New Roman"/>
          <w:b/>
          <w:i w:val="0"/>
          <w:sz w:val="24"/>
          <w:szCs w:val="24"/>
        </w:rPr>
        <w:t>OFTWARE &amp; TOOLS: -</w:t>
      </w:r>
      <w:r w:rsidR="00AE2751">
        <w:rPr>
          <w:rFonts w:ascii="Times New Roman" w:eastAsia="Times New Roman" w:hAnsi="Times New Roman" w:cs="Times New Roman"/>
          <w:b/>
          <w:i w:val="0"/>
          <w:sz w:val="24"/>
          <w:szCs w:val="24"/>
        </w:rPr>
        <w:tab/>
      </w:r>
    </w:p>
    <w:p w14:paraId="2EA9FAA9" w14:textId="0DA4B4ED" w:rsidR="00194060" w:rsidRPr="003F6186" w:rsidRDefault="00AE2751" w:rsidP="00AE2751">
      <w:pPr>
        <w:spacing w:after="0"/>
        <w:rPr>
          <w:rFonts w:ascii="Times New Roman" w:eastAsia="Times New Roman" w:hAnsi="Times New Roman" w:cs="Times New Roman"/>
          <w:i w:val="0"/>
          <w:sz w:val="22"/>
          <w:szCs w:val="22"/>
        </w:rPr>
      </w:pPr>
      <w:r w:rsidRPr="003F6186">
        <w:rPr>
          <w:rFonts w:ascii="Times New Roman" w:eastAsia="Times New Roman" w:hAnsi="Times New Roman" w:cs="Times New Roman"/>
          <w:b/>
          <w:i w:val="0"/>
          <w:sz w:val="22"/>
          <w:szCs w:val="22"/>
        </w:rPr>
        <w:t xml:space="preserve">Programming Language: </w:t>
      </w:r>
      <w:r w:rsidRPr="003F6186">
        <w:rPr>
          <w:rFonts w:ascii="Times New Roman" w:eastAsia="Times New Roman" w:hAnsi="Times New Roman" w:cs="Times New Roman"/>
          <w:i w:val="0"/>
          <w:sz w:val="22"/>
          <w:szCs w:val="22"/>
        </w:rPr>
        <w:t>Python</w:t>
      </w:r>
      <w:r w:rsidR="00D051E7" w:rsidRPr="003F6186">
        <w:rPr>
          <w:rFonts w:ascii="Times New Roman" w:eastAsia="Times New Roman" w:hAnsi="Times New Roman" w:cs="Times New Roman"/>
          <w:i w:val="0"/>
          <w:sz w:val="22"/>
          <w:szCs w:val="22"/>
        </w:rPr>
        <w:t xml:space="preserve"> </w:t>
      </w:r>
    </w:p>
    <w:p w14:paraId="3348CFC5" w14:textId="45D81E71" w:rsidR="00194060" w:rsidRPr="003F6186" w:rsidRDefault="00AE2751" w:rsidP="00AE2751">
      <w:pPr>
        <w:spacing w:after="0"/>
        <w:rPr>
          <w:rFonts w:ascii="Times New Roman" w:eastAsia="Times New Roman" w:hAnsi="Times New Roman" w:cs="Times New Roman"/>
          <w:i w:val="0"/>
          <w:sz w:val="22"/>
          <w:szCs w:val="22"/>
        </w:rPr>
      </w:pPr>
      <w:r w:rsidRPr="003F6186">
        <w:rPr>
          <w:rFonts w:ascii="Times New Roman" w:eastAsia="Times New Roman" w:hAnsi="Times New Roman" w:cs="Times New Roman"/>
          <w:b/>
          <w:i w:val="0"/>
          <w:sz w:val="22"/>
          <w:szCs w:val="22"/>
        </w:rPr>
        <w:t xml:space="preserve">Data Processing Libraries: </w:t>
      </w:r>
      <w:r w:rsidRPr="003F6186">
        <w:rPr>
          <w:rFonts w:ascii="Times New Roman" w:eastAsia="Times New Roman" w:hAnsi="Times New Roman" w:cs="Times New Roman"/>
          <w:i w:val="0"/>
          <w:sz w:val="22"/>
          <w:szCs w:val="22"/>
        </w:rPr>
        <w:t>Pandas &amp; NumPy</w:t>
      </w:r>
    </w:p>
    <w:p w14:paraId="038EF590" w14:textId="214C0356" w:rsidR="00194060" w:rsidRPr="003F6186" w:rsidRDefault="00AE2751" w:rsidP="00AE2751">
      <w:pPr>
        <w:spacing w:after="0"/>
        <w:rPr>
          <w:rFonts w:ascii="Times New Roman" w:eastAsia="Times New Roman" w:hAnsi="Times New Roman" w:cs="Times New Roman"/>
          <w:i w:val="0"/>
          <w:sz w:val="22"/>
          <w:szCs w:val="22"/>
        </w:rPr>
      </w:pPr>
      <w:r w:rsidRPr="003F6186">
        <w:rPr>
          <w:rFonts w:ascii="Times New Roman" w:eastAsia="Times New Roman" w:hAnsi="Times New Roman" w:cs="Times New Roman"/>
          <w:b/>
          <w:i w:val="0"/>
          <w:sz w:val="22"/>
          <w:szCs w:val="22"/>
        </w:rPr>
        <w:t xml:space="preserve">Machine Learning Library: </w:t>
      </w:r>
      <w:r w:rsidRPr="003F6186">
        <w:rPr>
          <w:rFonts w:ascii="Times New Roman" w:eastAsia="Times New Roman" w:hAnsi="Times New Roman" w:cs="Times New Roman"/>
          <w:i w:val="0"/>
          <w:sz w:val="22"/>
          <w:szCs w:val="22"/>
        </w:rPr>
        <w:t>Scikit-</w:t>
      </w:r>
      <w:proofErr w:type="gramStart"/>
      <w:r w:rsidR="00194060" w:rsidRPr="003F6186">
        <w:rPr>
          <w:rFonts w:ascii="Times New Roman" w:eastAsia="Times New Roman" w:hAnsi="Times New Roman" w:cs="Times New Roman"/>
          <w:i w:val="0"/>
          <w:sz w:val="22"/>
          <w:szCs w:val="22"/>
        </w:rPr>
        <w:t>learn</w:t>
      </w:r>
      <w:proofErr w:type="gramEnd"/>
    </w:p>
    <w:p w14:paraId="21E23F02" w14:textId="3188C93A" w:rsidR="00194060" w:rsidRPr="003F6186" w:rsidRDefault="00AE2751" w:rsidP="00AE2751">
      <w:pPr>
        <w:spacing w:after="0"/>
        <w:rPr>
          <w:rFonts w:ascii="Times New Roman" w:eastAsia="Times New Roman" w:hAnsi="Times New Roman" w:cs="Times New Roman"/>
          <w:i w:val="0"/>
          <w:sz w:val="22"/>
          <w:szCs w:val="22"/>
        </w:rPr>
      </w:pPr>
      <w:r w:rsidRPr="003F6186">
        <w:rPr>
          <w:rFonts w:ascii="Times New Roman" w:eastAsia="Times New Roman" w:hAnsi="Times New Roman" w:cs="Times New Roman"/>
          <w:b/>
          <w:i w:val="0"/>
          <w:sz w:val="22"/>
          <w:szCs w:val="22"/>
        </w:rPr>
        <w:t xml:space="preserve">Visualization Tools: </w:t>
      </w:r>
      <w:r w:rsidRPr="003F6186">
        <w:rPr>
          <w:rFonts w:ascii="Times New Roman" w:eastAsia="Times New Roman" w:hAnsi="Times New Roman" w:cs="Times New Roman"/>
          <w:i w:val="0"/>
          <w:sz w:val="22"/>
          <w:szCs w:val="22"/>
        </w:rPr>
        <w:t>Matplotlib &amp; Seaborn</w:t>
      </w:r>
      <w:r w:rsidR="00D051E7" w:rsidRPr="003F6186">
        <w:rPr>
          <w:rFonts w:ascii="Times New Roman" w:eastAsia="Times New Roman" w:hAnsi="Times New Roman" w:cs="Times New Roman"/>
          <w:i w:val="0"/>
          <w:sz w:val="22"/>
          <w:szCs w:val="22"/>
        </w:rPr>
        <w:t xml:space="preserve"> </w:t>
      </w:r>
    </w:p>
    <w:p w14:paraId="7E012D93" w14:textId="4B5B0C54" w:rsidR="00724AF3" w:rsidRPr="003F6186" w:rsidRDefault="00AE2751" w:rsidP="00724AF3">
      <w:pPr>
        <w:spacing w:after="0"/>
        <w:rPr>
          <w:rFonts w:ascii="Times New Roman" w:eastAsia="Times New Roman" w:hAnsi="Times New Roman" w:cs="Times New Roman"/>
          <w:i w:val="0"/>
          <w:sz w:val="22"/>
          <w:szCs w:val="22"/>
        </w:rPr>
      </w:pPr>
      <w:r w:rsidRPr="003F6186">
        <w:rPr>
          <w:rFonts w:ascii="Times New Roman" w:eastAsia="Times New Roman" w:hAnsi="Times New Roman" w:cs="Times New Roman"/>
          <w:b/>
          <w:i w:val="0"/>
          <w:sz w:val="22"/>
          <w:szCs w:val="22"/>
        </w:rPr>
        <w:t xml:space="preserve">Development Environments: </w:t>
      </w:r>
      <w:proofErr w:type="spellStart"/>
      <w:r w:rsidRPr="003F6186">
        <w:rPr>
          <w:rFonts w:ascii="Times New Roman" w:eastAsia="Times New Roman" w:hAnsi="Times New Roman" w:cs="Times New Roman"/>
          <w:i w:val="0"/>
          <w:sz w:val="22"/>
          <w:szCs w:val="22"/>
        </w:rPr>
        <w:t>Jupyter</w:t>
      </w:r>
      <w:proofErr w:type="spellEnd"/>
      <w:r w:rsidRPr="003F6186">
        <w:rPr>
          <w:rFonts w:ascii="Times New Roman" w:eastAsia="Times New Roman" w:hAnsi="Times New Roman" w:cs="Times New Roman"/>
          <w:i w:val="0"/>
          <w:sz w:val="22"/>
          <w:szCs w:val="22"/>
        </w:rPr>
        <w:t xml:space="preserve"> Notebook</w:t>
      </w:r>
    </w:p>
    <w:p w14:paraId="10D80C42" w14:textId="77777777" w:rsidR="003F6186" w:rsidRDefault="003F6186" w:rsidP="00724AF3">
      <w:pPr>
        <w:spacing w:after="0"/>
        <w:rPr>
          <w:rFonts w:ascii="Times New Roman" w:eastAsia="Times New Roman" w:hAnsi="Times New Roman" w:cs="Times New Roman"/>
          <w:b/>
          <w:i w:val="0"/>
          <w:sz w:val="22"/>
          <w:szCs w:val="22"/>
        </w:rPr>
      </w:pPr>
    </w:p>
    <w:p w14:paraId="2AA0CEE5" w14:textId="6666CD1F" w:rsidR="00724AF3" w:rsidRDefault="00724AF3" w:rsidP="00724AF3">
      <w:pPr>
        <w:spacing w:after="0"/>
        <w:rPr>
          <w:rFonts w:ascii="Times New Roman" w:eastAsia="Times New Roman" w:hAnsi="Times New Roman" w:cs="Times New Roman"/>
          <w:b/>
          <w:i w:val="0"/>
          <w:sz w:val="22"/>
          <w:szCs w:val="22"/>
        </w:rPr>
      </w:pPr>
      <w:r w:rsidRPr="00724AF3">
        <w:rPr>
          <w:rFonts w:ascii="Times New Roman" w:eastAsia="Times New Roman" w:hAnsi="Times New Roman" w:cs="Times New Roman"/>
          <w:b/>
          <w:i w:val="0"/>
          <w:sz w:val="22"/>
          <w:szCs w:val="22"/>
        </w:rPr>
        <w:t>OBJECTIVE: -</w:t>
      </w:r>
    </w:p>
    <w:p w14:paraId="7EC1A8A5" w14:textId="565233FA" w:rsidR="00724AF3" w:rsidRPr="00724AF3" w:rsidRDefault="00724AF3" w:rsidP="00724AF3">
      <w:pPr>
        <w:spacing w:after="0"/>
        <w:rPr>
          <w:rFonts w:ascii="Times New Roman" w:eastAsia="Times New Roman" w:hAnsi="Times New Roman" w:cs="Times New Roman"/>
          <w:b/>
          <w:i w:val="0"/>
          <w:sz w:val="22"/>
          <w:szCs w:val="22"/>
        </w:rPr>
      </w:pPr>
      <w:r w:rsidRPr="00724AF3">
        <w:rPr>
          <w:rFonts w:ascii="Times New Roman" w:eastAsia="Times New Roman" w:hAnsi="Times New Roman" w:cs="Times New Roman"/>
          <w:i w:val="0"/>
          <w:sz w:val="24"/>
          <w:szCs w:val="24"/>
        </w:rPr>
        <w:t>This project tackles these challenges head-on by leveraging the power of machine learning, specifically classification techniques. We aim to develop a robust system that analyzes blockchain financial transactions within the Open Metaverse. This system will be equipped to:</w:t>
      </w:r>
    </w:p>
    <w:p w14:paraId="666FADB0" w14:textId="77777777" w:rsidR="00724AF3" w:rsidRPr="00724AF3" w:rsidRDefault="00724AF3" w:rsidP="00724AF3">
      <w:pPr>
        <w:numPr>
          <w:ilvl w:val="0"/>
          <w:numId w:val="13"/>
        </w:numPr>
        <w:spacing w:before="100" w:beforeAutospacing="1" w:after="0" w:line="240" w:lineRule="auto"/>
        <w:rPr>
          <w:rFonts w:ascii="Times New Roman" w:eastAsia="Times New Roman" w:hAnsi="Times New Roman" w:cs="Times New Roman"/>
          <w:i w:val="0"/>
          <w:sz w:val="24"/>
          <w:szCs w:val="24"/>
        </w:rPr>
      </w:pPr>
      <w:r w:rsidRPr="00724AF3">
        <w:rPr>
          <w:rFonts w:ascii="Times New Roman" w:eastAsia="Times New Roman" w:hAnsi="Times New Roman" w:cs="Times New Roman"/>
          <w:b/>
          <w:i w:val="0"/>
          <w:sz w:val="24"/>
          <w:szCs w:val="24"/>
        </w:rPr>
        <w:t>Identify fraudulent transactions:</w:t>
      </w:r>
      <w:r w:rsidRPr="00724AF3">
        <w:rPr>
          <w:rFonts w:ascii="Times New Roman" w:eastAsia="Times New Roman" w:hAnsi="Times New Roman" w:cs="Times New Roman"/>
          <w:i w:val="0"/>
          <w:sz w:val="24"/>
          <w:szCs w:val="24"/>
        </w:rPr>
        <w:t xml:space="preserve"> By classifying transaction patterns, the system will flag suspicious activities and anomalies, safeguarding the financial integrity of the Open Metaverse.</w:t>
      </w:r>
    </w:p>
    <w:p w14:paraId="65671A6B" w14:textId="77777777" w:rsidR="00724AF3" w:rsidRPr="00724AF3" w:rsidRDefault="00724AF3" w:rsidP="00724AF3">
      <w:pPr>
        <w:numPr>
          <w:ilvl w:val="0"/>
          <w:numId w:val="13"/>
        </w:numPr>
        <w:spacing w:before="100" w:beforeAutospacing="1" w:after="0" w:line="240" w:lineRule="auto"/>
        <w:rPr>
          <w:rFonts w:ascii="Times New Roman" w:eastAsia="Times New Roman" w:hAnsi="Times New Roman" w:cs="Times New Roman"/>
          <w:i w:val="0"/>
          <w:sz w:val="24"/>
          <w:szCs w:val="24"/>
        </w:rPr>
      </w:pPr>
      <w:r w:rsidRPr="00724AF3">
        <w:rPr>
          <w:rFonts w:ascii="Times New Roman" w:eastAsia="Times New Roman" w:hAnsi="Times New Roman" w:cs="Times New Roman"/>
          <w:b/>
          <w:i w:val="0"/>
          <w:sz w:val="24"/>
          <w:szCs w:val="24"/>
        </w:rPr>
        <w:t>Assess transaction risk:</w:t>
      </w:r>
      <w:r w:rsidRPr="00724AF3">
        <w:rPr>
          <w:rFonts w:ascii="Times New Roman" w:eastAsia="Times New Roman" w:hAnsi="Times New Roman" w:cs="Times New Roman"/>
          <w:i w:val="0"/>
          <w:sz w:val="24"/>
          <w:szCs w:val="24"/>
        </w:rPr>
        <w:t xml:space="preserve"> Through machine learning models, the system will categorize transactions based on their inherent risk profiles, enabling proactive </w:t>
      </w:r>
      <w:proofErr w:type="gramStart"/>
      <w:r w:rsidRPr="00724AF3">
        <w:rPr>
          <w:rFonts w:ascii="Times New Roman" w:eastAsia="Times New Roman" w:hAnsi="Times New Roman" w:cs="Times New Roman"/>
          <w:i w:val="0"/>
          <w:sz w:val="24"/>
          <w:szCs w:val="24"/>
        </w:rPr>
        <w:t>measures</w:t>
      </w:r>
      <w:proofErr w:type="gramEnd"/>
      <w:r w:rsidRPr="00724AF3">
        <w:rPr>
          <w:rFonts w:ascii="Times New Roman" w:eastAsia="Times New Roman" w:hAnsi="Times New Roman" w:cs="Times New Roman"/>
          <w:i w:val="0"/>
          <w:sz w:val="24"/>
          <w:szCs w:val="24"/>
        </w:rPr>
        <w:t xml:space="preserve"> and mitigating potential losses.</w:t>
      </w:r>
    </w:p>
    <w:p w14:paraId="3F6D60C6" w14:textId="77777777" w:rsidR="00724AF3" w:rsidRPr="00724AF3" w:rsidRDefault="00724AF3" w:rsidP="00724AF3">
      <w:pPr>
        <w:numPr>
          <w:ilvl w:val="0"/>
          <w:numId w:val="13"/>
        </w:numPr>
        <w:spacing w:before="100" w:beforeAutospacing="1" w:after="0" w:line="240" w:lineRule="auto"/>
        <w:rPr>
          <w:rFonts w:ascii="Times New Roman" w:eastAsia="Times New Roman" w:hAnsi="Times New Roman" w:cs="Times New Roman"/>
          <w:i w:val="0"/>
          <w:sz w:val="24"/>
          <w:szCs w:val="24"/>
        </w:rPr>
      </w:pPr>
      <w:r w:rsidRPr="00724AF3">
        <w:rPr>
          <w:rFonts w:ascii="Times New Roman" w:eastAsia="Times New Roman" w:hAnsi="Times New Roman" w:cs="Times New Roman"/>
          <w:b/>
          <w:i w:val="0"/>
          <w:sz w:val="24"/>
          <w:szCs w:val="24"/>
        </w:rPr>
        <w:t>Analyze user behavior:</w:t>
      </w:r>
      <w:r w:rsidRPr="00724AF3">
        <w:rPr>
          <w:rFonts w:ascii="Times New Roman" w:eastAsia="Times New Roman" w:hAnsi="Times New Roman" w:cs="Times New Roman"/>
          <w:i w:val="0"/>
          <w:sz w:val="24"/>
          <w:szCs w:val="24"/>
        </w:rPr>
        <w:t xml:space="preserve"> Classification algorithms will help us understand user behavior patterns within the Open Metaverse financial landscape. This knowledge can be used to improve user experience, personalize financial services, and enhance overall security.</w:t>
      </w:r>
    </w:p>
    <w:p w14:paraId="00236632" w14:textId="77777777" w:rsidR="00A174F1" w:rsidRDefault="00A174F1" w:rsidP="00180CD2">
      <w:pPr>
        <w:spacing w:after="0"/>
        <w:rPr>
          <w:rFonts w:ascii="Times New Roman" w:eastAsia="Times New Roman" w:hAnsi="Times New Roman" w:cs="Times New Roman"/>
          <w:i w:val="0"/>
          <w:sz w:val="22"/>
          <w:szCs w:val="22"/>
        </w:rPr>
      </w:pPr>
    </w:p>
    <w:p w14:paraId="70FA56A6" w14:textId="31FC1848" w:rsidR="00CA484B" w:rsidRDefault="00DB009C" w:rsidP="00180CD2">
      <w:pPr>
        <w:spacing w:after="0"/>
        <w:rPr>
          <w:rFonts w:ascii="Times New Roman" w:eastAsia="Times New Roman" w:hAnsi="Times New Roman" w:cs="Times New Roman"/>
          <w:b/>
          <w:bCs/>
          <w:i w:val="0"/>
          <w:sz w:val="22"/>
          <w:szCs w:val="22"/>
        </w:rPr>
      </w:pPr>
      <w:r>
        <w:rPr>
          <w:rFonts w:ascii="Times New Roman" w:eastAsia="Times New Roman" w:hAnsi="Times New Roman" w:cs="Times New Roman"/>
          <w:b/>
          <w:bCs/>
          <w:i w:val="0"/>
          <w:sz w:val="22"/>
          <w:szCs w:val="22"/>
        </w:rPr>
        <w:t>METHODOLOGY:</w:t>
      </w:r>
    </w:p>
    <w:p w14:paraId="36FE95B3" w14:textId="6535EE61" w:rsidR="00DB009C" w:rsidRPr="009C0F33" w:rsidRDefault="00DB009C" w:rsidP="00180CD2">
      <w:pPr>
        <w:spacing w:after="0"/>
        <w:rPr>
          <w:rFonts w:ascii="Times New Roman" w:eastAsia="Times New Roman" w:hAnsi="Times New Roman" w:cs="Times New Roman"/>
          <w:b/>
          <w:bCs/>
          <w:i w:val="0"/>
          <w:sz w:val="22"/>
          <w:szCs w:val="22"/>
        </w:rPr>
      </w:pPr>
    </w:p>
    <w:p w14:paraId="6F0572E1" w14:textId="112AD36F" w:rsidR="00311C63" w:rsidRDefault="000850F2" w:rsidP="00180CD2">
      <w:pPr>
        <w:spacing w:after="0"/>
        <w:rPr>
          <w:rFonts w:ascii="Times New Roman" w:eastAsia="Times New Roman" w:hAnsi="Times New Roman" w:cs="Times New Roman"/>
          <w:b/>
          <w:bCs/>
          <w:i w:val="0"/>
          <w:sz w:val="22"/>
          <w:szCs w:val="22"/>
        </w:rPr>
      </w:pPr>
      <w:r w:rsidRPr="000850F2">
        <w:rPr>
          <w:rFonts w:ascii="Times New Roman" w:eastAsia="Times New Roman" w:hAnsi="Times New Roman" w:cs="Times New Roman"/>
          <w:b/>
          <w:bCs/>
          <w:noProof/>
          <w:sz w:val="22"/>
          <w:szCs w:val="22"/>
        </w:rPr>
        <mc:AlternateContent>
          <mc:Choice Requires="wps">
            <w:drawing>
              <wp:anchor distT="0" distB="0" distL="114300" distR="114300" simplePos="0" relativeHeight="251667458" behindDoc="0" locked="0" layoutInCell="1" allowOverlap="1" wp14:anchorId="373CE5C9" wp14:editId="54C6D6EB">
                <wp:simplePos x="0" y="0"/>
                <wp:positionH relativeFrom="column">
                  <wp:posOffset>9390380</wp:posOffset>
                </wp:positionH>
                <wp:positionV relativeFrom="paragraph">
                  <wp:posOffset>678815</wp:posOffset>
                </wp:positionV>
                <wp:extent cx="1583616" cy="785447"/>
                <wp:effectExtent l="0" t="0" r="17145" b="15240"/>
                <wp:wrapNone/>
                <wp:docPr id="12" name="Rectangle 11">
                  <a:extLst xmlns:a="http://schemas.openxmlformats.org/drawingml/2006/main">
                    <a:ext uri="{FF2B5EF4-FFF2-40B4-BE49-F238E27FC236}">
                      <a16:creationId xmlns:a16="http://schemas.microsoft.com/office/drawing/2014/main" id="{5273FDF5-CD40-1355-5CE1-0F6AFE70559D}"/>
                    </a:ext>
                  </a:extLst>
                </wp:docPr>
                <wp:cNvGraphicFramePr/>
                <a:graphic xmlns:a="http://schemas.openxmlformats.org/drawingml/2006/main">
                  <a:graphicData uri="http://schemas.microsoft.com/office/word/2010/wordprocessingShape">
                    <wps:wsp>
                      <wps:cNvSpPr/>
                      <wps:spPr>
                        <a:xfrm>
                          <a:off x="0" y="0"/>
                          <a:ext cx="1583616" cy="785447"/>
                        </a:xfrm>
                        <a:prstGeom prst="rect">
                          <a:avLst/>
                        </a:prstGeom>
                        <a:solidFill>
                          <a:schemeClr val="accent5">
                            <a:lumMod val="20000"/>
                            <a:lumOff val="80000"/>
                          </a:schemeClr>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FEAF00" w14:textId="77777777" w:rsidR="000850F2" w:rsidRDefault="000850F2" w:rsidP="000850F2">
                            <w:pPr>
                              <w:jc w:val="center"/>
                              <w:rPr>
                                <w:color w:val="000000" w:themeColor="text1"/>
                                <w:kern w:val="24"/>
                                <w:sz w:val="48"/>
                                <w:szCs w:val="48"/>
                                <w:lang w:val="en-IN"/>
                              </w:rPr>
                            </w:pPr>
                            <w:r>
                              <w:rPr>
                                <w:color w:val="000000" w:themeColor="text1"/>
                                <w:kern w:val="24"/>
                                <w:sz w:val="48"/>
                                <w:szCs w:val="48"/>
                                <w:lang w:val="en-IN"/>
                              </w:rPr>
                              <w:t>Analysis</w:t>
                            </w:r>
                          </w:p>
                        </w:txbxContent>
                      </wps:txbx>
                      <wps:bodyPr rtlCol="0" anchor="ctr"/>
                    </wps:wsp>
                  </a:graphicData>
                </a:graphic>
              </wp:anchor>
            </w:drawing>
          </mc:Choice>
          <mc:Fallback>
            <w:pict>
              <v:rect w14:anchorId="373CE5C9" id="Rectangle 11" o:spid="_x0000_s1034" style="position:absolute;margin-left:739.4pt;margin-top:53.45pt;width:124.7pt;height:61.85pt;z-index:2516674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" fillcolor="#f8ebd5 [664]" strokecolor="#18276c [3215]" strokeweight="1.5pt">
                <v:stroke endcap="round"/>
                <v:textbox>
                  <w:txbxContent>
                    <w:p w14:paraId="3AFEAF00" w14:textId="77777777" w:rsidR="000850F2" w:rsidRDefault="000850F2" w:rsidP="000850F2">
                      <w:pPr>
                        <w:jc w:val="center"/>
                        <w:rPr>
                          <w:color w:val="000000" w:themeColor="text1"/>
                          <w:kern w:val="24"/>
                          <w:sz w:val="48"/>
                          <w:szCs w:val="48"/>
                          <w:lang w:val="en-IN"/>
                        </w:rPr>
                      </w:pPr>
                      <w:r>
                        <w:rPr>
                          <w:color w:val="000000" w:themeColor="text1"/>
                          <w:kern w:val="24"/>
                          <w:sz w:val="48"/>
                          <w:szCs w:val="48"/>
                          <w:lang w:val="en-IN"/>
                        </w:rPr>
                        <w:t>Analysis</w:t>
                      </w:r>
                    </w:p>
                  </w:txbxContent>
                </v:textbox>
              </v:rect>
            </w:pict>
          </mc:Fallback>
        </mc:AlternateContent>
      </w:r>
      <w:r w:rsidRPr="000850F2">
        <w:rPr>
          <w:rFonts w:ascii="Times New Roman" w:eastAsia="Times New Roman" w:hAnsi="Times New Roman" w:cs="Times New Roman"/>
          <w:b/>
          <w:bCs/>
          <w:noProof/>
          <w:sz w:val="22"/>
          <w:szCs w:val="22"/>
        </w:rPr>
        <mc:AlternateContent>
          <mc:Choice Requires="wps">
            <w:drawing>
              <wp:anchor distT="0" distB="0" distL="114300" distR="114300" simplePos="0" relativeHeight="251671554" behindDoc="0" locked="0" layoutInCell="1" allowOverlap="1" wp14:anchorId="3E684074" wp14:editId="61784F0A">
                <wp:simplePos x="0" y="0"/>
                <wp:positionH relativeFrom="column">
                  <wp:posOffset>8382000</wp:posOffset>
                </wp:positionH>
                <wp:positionV relativeFrom="paragraph">
                  <wp:posOffset>1061085</wp:posOffset>
                </wp:positionV>
                <wp:extent cx="820406" cy="200757"/>
                <wp:effectExtent l="0" t="19050" r="37465" b="46990"/>
                <wp:wrapNone/>
                <wp:docPr id="21" name="Arrow: Right 20">
                  <a:extLst xmlns:a="http://schemas.openxmlformats.org/drawingml/2006/main">
                    <a:ext uri="{FF2B5EF4-FFF2-40B4-BE49-F238E27FC236}">
                      <a16:creationId xmlns:a16="http://schemas.microsoft.com/office/drawing/2014/main" id="{6EBFB034-2BC0-48CD-8D10-1FF3C3F52D72}"/>
                    </a:ext>
                  </a:extLst>
                </wp:docPr>
                <wp:cNvGraphicFramePr/>
                <a:graphic xmlns:a="http://schemas.openxmlformats.org/drawingml/2006/main">
                  <a:graphicData uri="http://schemas.microsoft.com/office/word/2010/wordprocessingShape">
                    <wps:wsp>
                      <wps:cNvSpPr/>
                      <wps:spPr>
                        <a:xfrm>
                          <a:off x="0" y="0"/>
                          <a:ext cx="820406" cy="200757"/>
                        </a:xfrm>
                        <a:prstGeom prst="rightArrow">
                          <a:avLst/>
                        </a:prstGeom>
                        <a:solidFill>
                          <a:schemeClr val="accent5">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3F525C0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 o:spid="_x0000_s1026" type="#_x0000_t13" style="position:absolute;margin-left:660pt;margin-top:83.55pt;width:64.6pt;height:15.8pt;z-index:2516715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" adj="18957" fillcolor="#f1d7ac [1304]" strokecolor="#19091c [484]" strokeweight="1.5pt">
                <v:stroke endcap="round"/>
              </v:shape>
            </w:pict>
          </mc:Fallback>
        </mc:AlternateContent>
      </w:r>
      <w:r w:rsidRPr="000850F2">
        <w:rPr>
          <w:rFonts w:ascii="Times New Roman" w:eastAsia="Times New Roman" w:hAnsi="Times New Roman" w:cs="Times New Roman"/>
          <w:b/>
          <w:bCs/>
          <w:noProof/>
          <w:sz w:val="22"/>
          <w:szCs w:val="22"/>
        </w:rPr>
        <mc:AlternateContent>
          <mc:Choice Requires="wps">
            <w:drawing>
              <wp:anchor distT="0" distB="0" distL="114300" distR="114300" simplePos="0" relativeHeight="251672578" behindDoc="0" locked="0" layoutInCell="1" allowOverlap="1" wp14:anchorId="27D0CBF4" wp14:editId="102D1DDE">
                <wp:simplePos x="0" y="0"/>
                <wp:positionH relativeFrom="column">
                  <wp:posOffset>9964420</wp:posOffset>
                </wp:positionH>
                <wp:positionV relativeFrom="paragraph">
                  <wp:posOffset>1680845</wp:posOffset>
                </wp:positionV>
                <wp:extent cx="568353" cy="247568"/>
                <wp:effectExtent l="0" t="0" r="30480" b="30480"/>
                <wp:wrapNone/>
                <wp:docPr id="22" name="Arrow: Right 21">
                  <a:extLst xmlns:a="http://schemas.openxmlformats.org/drawingml/2006/main">
                    <a:ext uri="{FF2B5EF4-FFF2-40B4-BE49-F238E27FC236}">
                      <a16:creationId xmlns:a16="http://schemas.microsoft.com/office/drawing/2014/main" id="{43AC78D4-5D72-60FC-0D46-FC848D3EFF0A}"/>
                    </a:ext>
                  </a:extLst>
                </wp:docPr>
                <wp:cNvGraphicFramePr/>
                <a:graphic xmlns:a="http://schemas.openxmlformats.org/drawingml/2006/main">
                  <a:graphicData uri="http://schemas.microsoft.com/office/word/2010/wordprocessingShape">
                    <wps:wsp>
                      <wps:cNvSpPr/>
                      <wps:spPr>
                        <a:xfrm rot="5400000">
                          <a:off x="0" y="0"/>
                          <a:ext cx="568353" cy="247568"/>
                        </a:xfrm>
                        <a:prstGeom prst="rightArrow">
                          <a:avLst/>
                        </a:prstGeom>
                        <a:solidFill>
                          <a:schemeClr val="accent5">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1F55360F" id="Arrow: Right 21" o:spid="_x0000_s1026" type="#_x0000_t13" style="position:absolute;margin-left:784.6pt;margin-top:132.35pt;width:44.75pt;height:19.5pt;rotation:90;z-index:25167257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" adj="16896" fillcolor="#f1d7ac [1304]" strokecolor="#19091c [484]" strokeweight="1.5pt">
                <v:stroke endcap="round"/>
              </v:shape>
            </w:pict>
          </mc:Fallback>
        </mc:AlternateContent>
      </w:r>
      <w:r w:rsidRPr="000850F2">
        <w:rPr>
          <w:rFonts w:ascii="Times New Roman" w:eastAsia="Times New Roman" w:hAnsi="Times New Roman" w:cs="Times New Roman"/>
          <w:b/>
          <w:bCs/>
          <w:noProof/>
          <w:sz w:val="22"/>
          <w:szCs w:val="22"/>
        </w:rPr>
        <mc:AlternateContent>
          <mc:Choice Requires="wps">
            <w:drawing>
              <wp:anchor distT="0" distB="0" distL="114300" distR="114300" simplePos="0" relativeHeight="251675650" behindDoc="0" locked="0" layoutInCell="1" allowOverlap="1" wp14:anchorId="18540D40" wp14:editId="26343D57">
                <wp:simplePos x="0" y="0"/>
                <wp:positionH relativeFrom="column">
                  <wp:posOffset>9465945</wp:posOffset>
                </wp:positionH>
                <wp:positionV relativeFrom="paragraph">
                  <wp:posOffset>2155190</wp:posOffset>
                </wp:positionV>
                <wp:extent cx="1583616" cy="785447"/>
                <wp:effectExtent l="0" t="0" r="17145" b="15240"/>
                <wp:wrapNone/>
                <wp:docPr id="6" name="Rectangle 5">
                  <a:extLst xmlns:a="http://schemas.openxmlformats.org/drawingml/2006/main">
                    <a:ext uri="{FF2B5EF4-FFF2-40B4-BE49-F238E27FC236}">
                      <a16:creationId xmlns:a16="http://schemas.microsoft.com/office/drawing/2014/main" id="{C0A62F4F-CB43-BC45-A909-C64A42724B2A}"/>
                    </a:ext>
                  </a:extLst>
                </wp:docPr>
                <wp:cNvGraphicFramePr/>
                <a:graphic xmlns:a="http://schemas.openxmlformats.org/drawingml/2006/main">
                  <a:graphicData uri="http://schemas.microsoft.com/office/word/2010/wordprocessingShape">
                    <wps:wsp>
                      <wps:cNvSpPr/>
                      <wps:spPr>
                        <a:xfrm>
                          <a:off x="0" y="0"/>
                          <a:ext cx="1583616" cy="785447"/>
                        </a:xfrm>
                        <a:prstGeom prst="rect">
                          <a:avLst/>
                        </a:prstGeom>
                        <a:solidFill>
                          <a:schemeClr val="accent5">
                            <a:lumMod val="20000"/>
                            <a:lumOff val="80000"/>
                          </a:schemeClr>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91DF812" w14:textId="77777777" w:rsidR="000850F2" w:rsidRDefault="000850F2" w:rsidP="000850F2">
                            <w:pPr>
                              <w:jc w:val="center"/>
                              <w:rPr>
                                <w:color w:val="000000" w:themeColor="text1"/>
                                <w:kern w:val="24"/>
                                <w:sz w:val="36"/>
                                <w:szCs w:val="36"/>
                                <w:lang w:val="en-IN"/>
                              </w:rPr>
                            </w:pPr>
                            <w:r>
                              <w:rPr>
                                <w:color w:val="000000" w:themeColor="text1"/>
                                <w:kern w:val="24"/>
                                <w:sz w:val="36"/>
                                <w:szCs w:val="36"/>
                                <w:lang w:val="en-IN"/>
                              </w:rPr>
                              <w:t>Model Building</w:t>
                            </w:r>
                          </w:p>
                        </w:txbxContent>
                      </wps:txbx>
                      <wps:bodyPr rtlCol="0" anchor="ctr"/>
                    </wps:wsp>
                  </a:graphicData>
                </a:graphic>
              </wp:anchor>
            </w:drawing>
          </mc:Choice>
          <mc:Fallback>
            <w:pict>
              <v:rect w14:anchorId="18540D40" id="Rectangle 5" o:spid="_x0000_s1035" style="position:absolute;margin-left:745.35pt;margin-top:169.7pt;width:124.7pt;height:61.85pt;z-index:25167565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" fillcolor="#f8ebd5 [664]" strokecolor="#18276c [3215]" strokeweight="1.5pt">
                <v:stroke endcap="round"/>
                <v:textbox>
                  <w:txbxContent>
                    <w:p w14:paraId="291DF812" w14:textId="77777777" w:rsidR="000850F2" w:rsidRDefault="000850F2" w:rsidP="000850F2">
                      <w:pPr>
                        <w:jc w:val="center"/>
                        <w:rPr>
                          <w:color w:val="000000" w:themeColor="text1"/>
                          <w:kern w:val="24"/>
                          <w:sz w:val="36"/>
                          <w:szCs w:val="36"/>
                          <w:lang w:val="en-IN"/>
                        </w:rPr>
                      </w:pPr>
                      <w:r>
                        <w:rPr>
                          <w:color w:val="000000" w:themeColor="text1"/>
                          <w:kern w:val="24"/>
                          <w:sz w:val="36"/>
                          <w:szCs w:val="36"/>
                          <w:lang w:val="en-IN"/>
                        </w:rPr>
                        <w:t>Model Building</w:t>
                      </w:r>
                    </w:p>
                  </w:txbxContent>
                </v:textbox>
              </v:rect>
            </w:pict>
          </mc:Fallback>
        </mc:AlternateContent>
      </w:r>
      <w:r w:rsidRPr="000850F2">
        <w:rPr>
          <w:rFonts w:ascii="Times New Roman" w:eastAsia="Times New Roman" w:hAnsi="Times New Roman" w:cs="Times New Roman"/>
          <w:b/>
          <w:bCs/>
          <w:noProof/>
          <w:sz w:val="22"/>
          <w:szCs w:val="22"/>
        </w:rPr>
        <mc:AlternateContent>
          <mc:Choice Requires="wps">
            <w:drawing>
              <wp:anchor distT="0" distB="0" distL="114300" distR="114300" simplePos="0" relativeHeight="251676674" behindDoc="0" locked="0" layoutInCell="1" allowOverlap="1" wp14:anchorId="1EC0269F" wp14:editId="4C9657A2">
                <wp:simplePos x="0" y="0"/>
                <wp:positionH relativeFrom="column">
                  <wp:posOffset>8434705</wp:posOffset>
                </wp:positionH>
                <wp:positionV relativeFrom="paragraph">
                  <wp:posOffset>2415540</wp:posOffset>
                </wp:positionV>
                <wp:extent cx="978408" cy="200757"/>
                <wp:effectExtent l="0" t="0" r="12700" b="27940"/>
                <wp:wrapNone/>
                <wp:docPr id="10" name="Arrow: Left 9">
                  <a:extLst xmlns:a="http://schemas.openxmlformats.org/drawingml/2006/main">
                    <a:ext uri="{FF2B5EF4-FFF2-40B4-BE49-F238E27FC236}">
                      <a16:creationId xmlns:a16="http://schemas.microsoft.com/office/drawing/2014/main" id="{D8E72FF0-05CE-0F1F-AD81-5313FAD755C1}"/>
                    </a:ext>
                  </a:extLst>
                </wp:docPr>
                <wp:cNvGraphicFramePr/>
                <a:graphic xmlns:a="http://schemas.openxmlformats.org/drawingml/2006/main">
                  <a:graphicData uri="http://schemas.microsoft.com/office/word/2010/wordprocessingShape">
                    <wps:wsp>
                      <wps:cNvSpPr/>
                      <wps:spPr>
                        <a:xfrm>
                          <a:off x="0" y="0"/>
                          <a:ext cx="978408" cy="200757"/>
                        </a:xfrm>
                        <a:prstGeom prst="leftArrow">
                          <a:avLst/>
                        </a:prstGeom>
                        <a:solidFill>
                          <a:schemeClr val="accent5">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61A34D6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 o:spid="_x0000_s1026" type="#_x0000_t66" style="position:absolute;margin-left:664.15pt;margin-top:190.2pt;width:77.05pt;height:15.8pt;z-index:25167667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" adj="2216" fillcolor="#f1d7ac [1304]" strokecolor="#19091c [484]" strokeweight="1.5pt">
                <v:stroke endcap="round"/>
              </v:shape>
            </w:pict>
          </mc:Fallback>
        </mc:AlternateContent>
      </w:r>
    </w:p>
    <w:p w14:paraId="295C455F" w14:textId="6106DD92" w:rsidR="00311C63" w:rsidRDefault="006B3A6A" w:rsidP="00180CD2">
      <w:pPr>
        <w:spacing w:after="0"/>
        <w:rPr>
          <w:rFonts w:ascii="Times New Roman" w:eastAsia="Times New Roman" w:hAnsi="Times New Roman" w:cs="Times New Roman"/>
          <w:b/>
          <w:bCs/>
          <w:i w:val="0"/>
          <w:sz w:val="22"/>
          <w:szCs w:val="22"/>
        </w:rPr>
      </w:pPr>
      <w:r>
        <w:rPr>
          <w:rFonts w:ascii="Times New Roman" w:eastAsia="Times New Roman" w:hAnsi="Times New Roman" w:cs="Times New Roman"/>
          <w:b/>
          <w:bCs/>
          <w:i w:val="0"/>
          <w:noProof/>
          <w:sz w:val="22"/>
          <w:szCs w:val="22"/>
        </w:rPr>
        <mc:AlternateContent>
          <mc:Choice Requires="wps">
            <w:drawing>
              <wp:anchor distT="0" distB="0" distL="114300" distR="114300" simplePos="0" relativeHeight="251685890" behindDoc="0" locked="0" layoutInCell="1" allowOverlap="1" wp14:anchorId="73BE1D65" wp14:editId="4F2A3440">
                <wp:simplePos x="0" y="0"/>
                <wp:positionH relativeFrom="column">
                  <wp:posOffset>76200</wp:posOffset>
                </wp:positionH>
                <wp:positionV relativeFrom="paragraph">
                  <wp:posOffset>25058</wp:posOffset>
                </wp:positionV>
                <wp:extent cx="961293" cy="369277"/>
                <wp:effectExtent l="0" t="0" r="10795" b="12065"/>
                <wp:wrapNone/>
                <wp:docPr id="1243365871" name="Flowchart: Terminator 4"/>
                <wp:cNvGraphicFramePr/>
                <a:graphic xmlns:a="http://schemas.openxmlformats.org/drawingml/2006/main">
                  <a:graphicData uri="http://schemas.microsoft.com/office/word/2010/wordprocessingShape">
                    <wps:wsp>
                      <wps:cNvSpPr/>
                      <wps:spPr>
                        <a:xfrm>
                          <a:off x="0" y="0"/>
                          <a:ext cx="961293" cy="369277"/>
                        </a:xfrm>
                        <a:prstGeom prst="flowChartTerminator">
                          <a:avLst/>
                        </a:prstGeom>
                        <a:solidFill>
                          <a:schemeClr val="accent5">
                            <a:lumMod val="20000"/>
                            <a:lumOff val="80000"/>
                          </a:schemeClr>
                        </a:solidFill>
                        <a:ln>
                          <a:solidFill>
                            <a:schemeClr val="bg2">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10AF46" w14:textId="0DA89596" w:rsidR="006B3A6A" w:rsidRPr="006B3A6A" w:rsidRDefault="006B3A6A" w:rsidP="006B3A6A">
                            <w:pPr>
                              <w:jc w:val="center"/>
                              <w:rPr>
                                <w:color w:val="000000" w:themeColor="text1"/>
                                <w:kern w:val="24"/>
                                <w:sz w:val="24"/>
                                <w:szCs w:val="24"/>
                                <w:lang w:val="en-IN"/>
                              </w:rPr>
                            </w:pPr>
                            <w:r w:rsidRPr="006B3A6A">
                              <w:rPr>
                                <w:color w:val="000000" w:themeColor="text1"/>
                                <w:kern w:val="24"/>
                                <w:sz w:val="24"/>
                                <w:szCs w:val="24"/>
                                <w:lang w:val="en-IN"/>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BE1D65" id="_x0000_t116" coordsize="21600,21600" o:spt="116" path="m3475,qx,10800,3475,21600l18125,21600qx21600,10800,18125,xe">
                <v:stroke joinstyle="miter"/>
                <v:path gradientshapeok="t" o:connecttype="rect" textboxrect="1018,3163,20582,18437"/>
              </v:shapetype>
              <v:shape id="Flowchart: Terminator 4" o:spid="_x0000_s1036" type="#_x0000_t116" style="position:absolute;margin-left:6pt;margin-top:1.95pt;width:75.7pt;height:29.1pt;z-index:2516858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" fillcolor="#f8ebd5 [664]" strokecolor="#3a3a3a [814]" strokeweight="1.5pt">
                <v:stroke endcap="round"/>
                <v:textbox>
                  <w:txbxContent>
                    <w:p w14:paraId="4210AF46" w14:textId="0DA89596" w:rsidR="006B3A6A" w:rsidRPr="006B3A6A" w:rsidRDefault="006B3A6A" w:rsidP="006B3A6A">
                      <w:pPr>
                        <w:jc w:val="center"/>
                        <w:rPr>
                          <w:color w:val="000000" w:themeColor="text1"/>
                          <w:kern w:val="24"/>
                          <w:sz w:val="24"/>
                          <w:szCs w:val="24"/>
                          <w:lang w:val="en-IN"/>
                        </w:rPr>
                      </w:pPr>
                      <w:r w:rsidRPr="006B3A6A">
                        <w:rPr>
                          <w:color w:val="000000" w:themeColor="text1"/>
                          <w:kern w:val="24"/>
                          <w:sz w:val="24"/>
                          <w:szCs w:val="24"/>
                          <w:lang w:val="en-IN"/>
                        </w:rPr>
                        <w:t>Data</w:t>
                      </w:r>
                    </w:p>
                  </w:txbxContent>
                </v:textbox>
              </v:shape>
            </w:pict>
          </mc:Fallback>
        </mc:AlternateContent>
      </w:r>
    </w:p>
    <w:p w14:paraId="088AC80F" w14:textId="47F72D1B" w:rsidR="00311C63" w:rsidRDefault="00311C63" w:rsidP="00180CD2">
      <w:pPr>
        <w:spacing w:after="0"/>
        <w:rPr>
          <w:rFonts w:ascii="Times New Roman" w:eastAsia="Times New Roman" w:hAnsi="Times New Roman" w:cs="Times New Roman"/>
          <w:b/>
          <w:bCs/>
          <w:i w:val="0"/>
          <w:sz w:val="22"/>
          <w:szCs w:val="22"/>
        </w:rPr>
      </w:pPr>
    </w:p>
    <w:p w14:paraId="08D3372A" w14:textId="756C4596" w:rsidR="00311C63" w:rsidRDefault="00BD3177" w:rsidP="00180CD2">
      <w:pPr>
        <w:spacing w:after="0"/>
        <w:rPr>
          <w:rFonts w:ascii="Times New Roman" w:eastAsia="Times New Roman" w:hAnsi="Times New Roman" w:cs="Times New Roman"/>
          <w:b/>
          <w:bCs/>
          <w:i w:val="0"/>
          <w:sz w:val="22"/>
          <w:szCs w:val="22"/>
        </w:rPr>
      </w:pPr>
      <w:r w:rsidRPr="000850F2">
        <w:rPr>
          <w:rFonts w:ascii="Times New Roman" w:eastAsia="Times New Roman" w:hAnsi="Times New Roman" w:cs="Times New Roman"/>
          <w:b/>
          <w:bCs/>
          <w:noProof/>
          <w:sz w:val="22"/>
          <w:szCs w:val="22"/>
        </w:rPr>
        <mc:AlternateContent>
          <mc:Choice Requires="wps">
            <w:drawing>
              <wp:anchor distT="0" distB="0" distL="114300" distR="114300" simplePos="0" relativeHeight="251669506" behindDoc="0" locked="0" layoutInCell="1" allowOverlap="1" wp14:anchorId="3F9D57CF" wp14:editId="44819C3A">
                <wp:simplePos x="0" y="0"/>
                <wp:positionH relativeFrom="column">
                  <wp:posOffset>386849</wp:posOffset>
                </wp:positionH>
                <wp:positionV relativeFrom="paragraph">
                  <wp:posOffset>155417</wp:posOffset>
                </wp:positionV>
                <wp:extent cx="322459" cy="146074"/>
                <wp:effectExtent l="11748" t="7302" r="32702" b="32703"/>
                <wp:wrapNone/>
                <wp:docPr id="19" name="Arrow: Right 18">
                  <a:extLst xmlns:a="http://schemas.openxmlformats.org/drawingml/2006/main">
                    <a:ext uri="{FF2B5EF4-FFF2-40B4-BE49-F238E27FC236}">
                      <a16:creationId xmlns:a16="http://schemas.microsoft.com/office/drawing/2014/main" id="{4FF5E75D-D7C8-CBEC-29B9-9FAC6A867C06}"/>
                    </a:ext>
                  </a:extLst>
                </wp:docPr>
                <wp:cNvGraphicFramePr/>
                <a:graphic xmlns:a="http://schemas.openxmlformats.org/drawingml/2006/main">
                  <a:graphicData uri="http://schemas.microsoft.com/office/word/2010/wordprocessingShape">
                    <wps:wsp>
                      <wps:cNvSpPr/>
                      <wps:spPr>
                        <a:xfrm rot="5400000">
                          <a:off x="0" y="0"/>
                          <a:ext cx="322459" cy="146074"/>
                        </a:xfrm>
                        <a:prstGeom prst="rightArrow">
                          <a:avLst/>
                        </a:prstGeom>
                        <a:solidFill>
                          <a:schemeClr val="accent5">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593E07F3" id="Arrow: Right 18" o:spid="_x0000_s1026" type="#_x0000_t13" style="position:absolute;margin-left:30.45pt;margin-top:12.25pt;width:25.4pt;height:11.5pt;rotation:90;z-index:2516695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" adj="16708" fillcolor="#f1d7ac [1304]" strokecolor="#19091c [484]" strokeweight="1.5pt">
                <v:stroke endcap="round"/>
              </v:shape>
            </w:pict>
          </mc:Fallback>
        </mc:AlternateContent>
      </w:r>
    </w:p>
    <w:p w14:paraId="27E4221A" w14:textId="1FEA2A7A" w:rsidR="00311C63" w:rsidRDefault="00311C63" w:rsidP="00180CD2">
      <w:pPr>
        <w:spacing w:after="0"/>
        <w:rPr>
          <w:rFonts w:ascii="Times New Roman" w:eastAsia="Times New Roman" w:hAnsi="Times New Roman" w:cs="Times New Roman"/>
          <w:b/>
          <w:bCs/>
          <w:i w:val="0"/>
          <w:sz w:val="22"/>
          <w:szCs w:val="22"/>
        </w:rPr>
      </w:pPr>
    </w:p>
    <w:p w14:paraId="0733548D" w14:textId="3FA62039" w:rsidR="00311C63" w:rsidRDefault="00CD47EA" w:rsidP="00180CD2">
      <w:pPr>
        <w:spacing w:after="0"/>
        <w:rPr>
          <w:rFonts w:ascii="Times New Roman" w:eastAsia="Times New Roman" w:hAnsi="Times New Roman" w:cs="Times New Roman"/>
          <w:b/>
          <w:bCs/>
          <w:i w:val="0"/>
          <w:sz w:val="22"/>
          <w:szCs w:val="22"/>
        </w:rPr>
      </w:pPr>
      <w:r w:rsidRPr="000850F2">
        <w:rPr>
          <w:rFonts w:ascii="Times New Roman" w:eastAsia="Times New Roman" w:hAnsi="Times New Roman" w:cs="Times New Roman"/>
          <w:b/>
          <w:bCs/>
          <w:noProof/>
          <w:sz w:val="22"/>
          <w:szCs w:val="22"/>
        </w:rPr>
        <mc:AlternateContent>
          <mc:Choice Requires="wps">
            <w:drawing>
              <wp:anchor distT="0" distB="0" distL="114300" distR="114300" simplePos="0" relativeHeight="251680770" behindDoc="0" locked="0" layoutInCell="1" allowOverlap="1" wp14:anchorId="56D5533B" wp14:editId="149824A7">
                <wp:simplePos x="0" y="0"/>
                <wp:positionH relativeFrom="column">
                  <wp:posOffset>5644662</wp:posOffset>
                </wp:positionH>
                <wp:positionV relativeFrom="paragraph">
                  <wp:posOffset>127537</wp:posOffset>
                </wp:positionV>
                <wp:extent cx="943707" cy="597877"/>
                <wp:effectExtent l="0" t="0" r="27940" b="12065"/>
                <wp:wrapNone/>
                <wp:docPr id="802671611" name="Rectangle 10"/>
                <wp:cNvGraphicFramePr/>
                <a:graphic xmlns:a="http://schemas.openxmlformats.org/drawingml/2006/main">
                  <a:graphicData uri="http://schemas.microsoft.com/office/word/2010/wordprocessingShape">
                    <wps:wsp>
                      <wps:cNvSpPr/>
                      <wps:spPr>
                        <a:xfrm>
                          <a:off x="0" y="0"/>
                          <a:ext cx="943707" cy="597877"/>
                        </a:xfrm>
                        <a:prstGeom prst="rect">
                          <a:avLst/>
                        </a:prstGeom>
                        <a:solidFill>
                          <a:schemeClr val="accent5">
                            <a:lumMod val="20000"/>
                            <a:lumOff val="80000"/>
                          </a:schemeClr>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ADA4CF" w14:textId="28CB54A7" w:rsidR="000850F2" w:rsidRPr="000850F2" w:rsidRDefault="000850F2" w:rsidP="000850F2">
                            <w:pPr>
                              <w:jc w:val="center"/>
                              <w:rPr>
                                <w:color w:val="000000" w:themeColor="text1"/>
                                <w:kern w:val="24"/>
                                <w:sz w:val="24"/>
                                <w:szCs w:val="24"/>
                                <w:lang w:val="en-IN"/>
                              </w:rPr>
                            </w:pPr>
                            <w:r>
                              <w:rPr>
                                <w:color w:val="000000" w:themeColor="text1"/>
                                <w:kern w:val="24"/>
                                <w:sz w:val="24"/>
                                <w:szCs w:val="24"/>
                                <w:lang w:val="en-IN"/>
                              </w:rPr>
                              <w:t>Model Evaluation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6D5533B" id="Rectangle 10" o:spid="_x0000_s1037" style="position:absolute;margin-left:444.45pt;margin-top:10.05pt;width:74.3pt;height:47.1pt;z-index:2516807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" fillcolor="#f8ebd5 [664]" strokecolor="#18276c [3215]" strokeweight="1.5pt">
                <v:stroke endcap="round"/>
                <v:textbox>
                  <w:txbxContent>
                    <w:p w14:paraId="27ADA4CF" w14:textId="28CB54A7" w:rsidR="000850F2" w:rsidRPr="000850F2" w:rsidRDefault="000850F2" w:rsidP="000850F2">
                      <w:pPr>
                        <w:jc w:val="center"/>
                        <w:rPr>
                          <w:color w:val="000000" w:themeColor="text1"/>
                          <w:kern w:val="24"/>
                          <w:sz w:val="24"/>
                          <w:szCs w:val="24"/>
                          <w:lang w:val="en-IN"/>
                        </w:rPr>
                      </w:pPr>
                      <w:r>
                        <w:rPr>
                          <w:color w:val="000000" w:themeColor="text1"/>
                          <w:kern w:val="24"/>
                          <w:sz w:val="24"/>
                          <w:szCs w:val="24"/>
                          <w:lang w:val="en-IN"/>
                        </w:rPr>
                        <w:t>Model Evaluation</w:t>
                      </w:r>
                    </w:p>
                  </w:txbxContent>
                </v:textbox>
              </v:rect>
            </w:pict>
          </mc:Fallback>
        </mc:AlternateContent>
      </w:r>
      <w:r w:rsidRPr="000850F2">
        <w:rPr>
          <w:rFonts w:ascii="Times New Roman" w:eastAsia="Times New Roman" w:hAnsi="Times New Roman" w:cs="Times New Roman"/>
          <w:b/>
          <w:bCs/>
          <w:noProof/>
          <w:sz w:val="22"/>
          <w:szCs w:val="22"/>
        </w:rPr>
        <mc:AlternateContent>
          <mc:Choice Requires="wps">
            <w:drawing>
              <wp:anchor distT="0" distB="0" distL="114300" distR="114300" simplePos="0" relativeHeight="251674626" behindDoc="0" locked="0" layoutInCell="1" allowOverlap="1" wp14:anchorId="64A39392" wp14:editId="6F085D5E">
                <wp:simplePos x="0" y="0"/>
                <wp:positionH relativeFrom="column">
                  <wp:posOffset>3710354</wp:posOffset>
                </wp:positionH>
                <wp:positionV relativeFrom="paragraph">
                  <wp:posOffset>156844</wp:posOffset>
                </wp:positionV>
                <wp:extent cx="1377315" cy="585763"/>
                <wp:effectExtent l="0" t="0" r="13335" b="24130"/>
                <wp:wrapNone/>
                <wp:docPr id="25" name="Rectangle 24">
                  <a:extLst xmlns:a="http://schemas.openxmlformats.org/drawingml/2006/main">
                    <a:ext uri="{FF2B5EF4-FFF2-40B4-BE49-F238E27FC236}">
                      <a16:creationId xmlns:a16="http://schemas.microsoft.com/office/drawing/2014/main" id="{D25B0E32-6AD8-9D1D-4A91-9FEA5A3F5E80}"/>
                    </a:ext>
                  </a:extLst>
                </wp:docPr>
                <wp:cNvGraphicFramePr/>
                <a:graphic xmlns:a="http://schemas.openxmlformats.org/drawingml/2006/main">
                  <a:graphicData uri="http://schemas.microsoft.com/office/word/2010/wordprocessingShape">
                    <wps:wsp>
                      <wps:cNvSpPr/>
                      <wps:spPr>
                        <a:xfrm>
                          <a:off x="0" y="0"/>
                          <a:ext cx="1377315" cy="585763"/>
                        </a:xfrm>
                        <a:prstGeom prst="rect">
                          <a:avLst/>
                        </a:prstGeom>
                        <a:solidFill>
                          <a:schemeClr val="accent5">
                            <a:lumMod val="20000"/>
                            <a:lumOff val="80000"/>
                          </a:schemeClr>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6F3A57" w14:textId="1A39407E" w:rsidR="000850F2" w:rsidRPr="000850F2" w:rsidRDefault="000850F2" w:rsidP="000850F2">
                            <w:pPr>
                              <w:jc w:val="center"/>
                              <w:rPr>
                                <w:color w:val="000000" w:themeColor="text1"/>
                                <w:kern w:val="24"/>
                                <w:sz w:val="24"/>
                                <w:szCs w:val="24"/>
                                <w:lang w:val="en-IN"/>
                              </w:rPr>
                            </w:pPr>
                            <w:r w:rsidRPr="000850F2">
                              <w:rPr>
                                <w:color w:val="000000" w:themeColor="text1"/>
                                <w:kern w:val="24"/>
                                <w:sz w:val="24"/>
                                <w:szCs w:val="24"/>
                                <w:lang w:val="en-IN"/>
                              </w:rPr>
                              <w:t xml:space="preserve">Model </w:t>
                            </w:r>
                            <w:r>
                              <w:rPr>
                                <w:color w:val="000000" w:themeColor="text1"/>
                                <w:kern w:val="24"/>
                                <w:sz w:val="24"/>
                                <w:szCs w:val="24"/>
                                <w:lang w:val="en-IN"/>
                              </w:rPr>
                              <w:t xml:space="preserve">Training and </w:t>
                            </w:r>
                            <w:r w:rsidRPr="000850F2">
                              <w:rPr>
                                <w:color w:val="000000" w:themeColor="text1"/>
                                <w:kern w:val="24"/>
                                <w:sz w:val="24"/>
                                <w:szCs w:val="24"/>
                                <w:lang w:val="en-IN"/>
                              </w:rPr>
                              <w:t>Building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4A39392" id="Rectangle 24" o:spid="_x0000_s1038" style="position:absolute;margin-left:292.15pt;margin-top:12.35pt;width:108.45pt;height:46.1pt;z-index:2516746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" fillcolor="#f8ebd5 [664]" strokecolor="#18276c [3215]" strokeweight="1.5pt">
                <v:stroke endcap="round"/>
                <v:textbox>
                  <w:txbxContent>
                    <w:p w14:paraId="3F6F3A57" w14:textId="1A39407E" w:rsidR="000850F2" w:rsidRPr="000850F2" w:rsidRDefault="000850F2" w:rsidP="000850F2">
                      <w:pPr>
                        <w:jc w:val="center"/>
                        <w:rPr>
                          <w:color w:val="000000" w:themeColor="text1"/>
                          <w:kern w:val="24"/>
                          <w:sz w:val="24"/>
                          <w:szCs w:val="24"/>
                          <w:lang w:val="en-IN"/>
                        </w:rPr>
                      </w:pPr>
                      <w:r w:rsidRPr="000850F2">
                        <w:rPr>
                          <w:color w:val="000000" w:themeColor="text1"/>
                          <w:kern w:val="24"/>
                          <w:sz w:val="24"/>
                          <w:szCs w:val="24"/>
                          <w:lang w:val="en-IN"/>
                        </w:rPr>
                        <w:t xml:space="preserve">Model </w:t>
                      </w:r>
                      <w:r>
                        <w:rPr>
                          <w:color w:val="000000" w:themeColor="text1"/>
                          <w:kern w:val="24"/>
                          <w:sz w:val="24"/>
                          <w:szCs w:val="24"/>
                          <w:lang w:val="en-IN"/>
                        </w:rPr>
                        <w:t xml:space="preserve">Training and </w:t>
                      </w:r>
                      <w:r w:rsidRPr="000850F2">
                        <w:rPr>
                          <w:color w:val="000000" w:themeColor="text1"/>
                          <w:kern w:val="24"/>
                          <w:sz w:val="24"/>
                          <w:szCs w:val="24"/>
                          <w:lang w:val="en-IN"/>
                        </w:rPr>
                        <w:t>Building</w:t>
                      </w:r>
                    </w:p>
                  </w:txbxContent>
                </v:textbox>
              </v:rect>
            </w:pict>
          </mc:Fallback>
        </mc:AlternateContent>
      </w:r>
      <w:r w:rsidRPr="000850F2">
        <w:rPr>
          <w:rFonts w:ascii="Times New Roman" w:eastAsia="Times New Roman" w:hAnsi="Times New Roman" w:cs="Times New Roman"/>
          <w:b/>
          <w:bCs/>
          <w:noProof/>
          <w:sz w:val="22"/>
          <w:szCs w:val="22"/>
        </w:rPr>
        <mc:AlternateContent>
          <mc:Choice Requires="wps">
            <w:drawing>
              <wp:anchor distT="0" distB="0" distL="114300" distR="114300" simplePos="0" relativeHeight="251666434" behindDoc="0" locked="0" layoutInCell="1" allowOverlap="1" wp14:anchorId="3EC800AF" wp14:editId="2CC7E19A">
                <wp:simplePos x="0" y="0"/>
                <wp:positionH relativeFrom="column">
                  <wp:posOffset>2033954</wp:posOffset>
                </wp:positionH>
                <wp:positionV relativeFrom="paragraph">
                  <wp:posOffset>168568</wp:posOffset>
                </wp:positionV>
                <wp:extent cx="1096010" cy="586007"/>
                <wp:effectExtent l="0" t="0" r="27940" b="24130"/>
                <wp:wrapNone/>
                <wp:docPr id="11" name="Rectangle 10">
                  <a:extLst xmlns:a="http://schemas.openxmlformats.org/drawingml/2006/main">
                    <a:ext uri="{FF2B5EF4-FFF2-40B4-BE49-F238E27FC236}">
                      <a16:creationId xmlns:a16="http://schemas.microsoft.com/office/drawing/2014/main" id="{FBAE96EE-6FC6-EEF9-DF52-3B05FE517080}"/>
                    </a:ext>
                  </a:extLst>
                </wp:docPr>
                <wp:cNvGraphicFramePr/>
                <a:graphic xmlns:a="http://schemas.openxmlformats.org/drawingml/2006/main">
                  <a:graphicData uri="http://schemas.microsoft.com/office/word/2010/wordprocessingShape">
                    <wps:wsp>
                      <wps:cNvSpPr/>
                      <wps:spPr>
                        <a:xfrm>
                          <a:off x="0" y="0"/>
                          <a:ext cx="1096010" cy="586007"/>
                        </a:xfrm>
                        <a:prstGeom prst="rect">
                          <a:avLst/>
                        </a:prstGeom>
                        <a:solidFill>
                          <a:schemeClr val="accent5">
                            <a:lumMod val="20000"/>
                            <a:lumOff val="80000"/>
                          </a:schemeClr>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4D5691" w14:textId="7D4EAB3C" w:rsidR="000850F2" w:rsidRPr="000850F2" w:rsidRDefault="001C5433" w:rsidP="00BD3177">
                            <w:pPr>
                              <w:jc w:val="center"/>
                              <w:rPr>
                                <w:color w:val="000000" w:themeColor="text1"/>
                                <w:kern w:val="24"/>
                                <w:sz w:val="24"/>
                                <w:szCs w:val="24"/>
                                <w:lang w:val="en-IN"/>
                              </w:rPr>
                            </w:pPr>
                            <w:r>
                              <w:rPr>
                                <w:color w:val="000000" w:themeColor="text1"/>
                                <w:kern w:val="24"/>
                                <w:sz w:val="24"/>
                                <w:szCs w:val="24"/>
                                <w:lang w:val="en-IN"/>
                              </w:rPr>
                              <w:t>Feature Engineering</w:t>
                            </w:r>
                            <w:r w:rsidR="000850F2" w:rsidRPr="000850F2">
                              <w:rPr>
                                <w:color w:val="000000" w:themeColor="text1"/>
                                <w:kern w:val="24"/>
                                <w:sz w:val="24"/>
                                <w:szCs w:val="24"/>
                                <w:lang w:val="en-IN"/>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EC800AF" id="_x0000_s1039" style="position:absolute;margin-left:160.15pt;margin-top:13.25pt;width:86.3pt;height:46.15pt;z-index:2516664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" fillcolor="#f8ebd5 [664]" strokecolor="#18276c [3215]" strokeweight="1.5pt">
                <v:stroke endcap="round"/>
                <v:textbox>
                  <w:txbxContent>
                    <w:p w14:paraId="1D4D5691" w14:textId="7D4EAB3C" w:rsidR="000850F2" w:rsidRPr="000850F2" w:rsidRDefault="001C5433" w:rsidP="00BD3177">
                      <w:pPr>
                        <w:jc w:val="center"/>
                        <w:rPr>
                          <w:color w:val="000000" w:themeColor="text1"/>
                          <w:kern w:val="24"/>
                          <w:sz w:val="24"/>
                          <w:szCs w:val="24"/>
                          <w:lang w:val="en-IN"/>
                        </w:rPr>
                      </w:pPr>
                      <w:r>
                        <w:rPr>
                          <w:color w:val="000000" w:themeColor="text1"/>
                          <w:kern w:val="24"/>
                          <w:sz w:val="24"/>
                          <w:szCs w:val="24"/>
                          <w:lang w:val="en-IN"/>
                        </w:rPr>
                        <w:t>Feature Engineering</w:t>
                      </w:r>
                      <w:r w:rsidR="000850F2" w:rsidRPr="000850F2">
                        <w:rPr>
                          <w:color w:val="000000" w:themeColor="text1"/>
                          <w:kern w:val="24"/>
                          <w:sz w:val="24"/>
                          <w:szCs w:val="24"/>
                          <w:lang w:val="en-IN"/>
                        </w:rPr>
                        <w:t xml:space="preserve"> </w:t>
                      </w:r>
                    </w:p>
                  </w:txbxContent>
                </v:textbox>
              </v:rect>
            </w:pict>
          </mc:Fallback>
        </mc:AlternateContent>
      </w:r>
      <w:r w:rsidR="00C44D95" w:rsidRPr="000850F2">
        <w:rPr>
          <w:rFonts w:ascii="Times New Roman" w:eastAsia="Times New Roman" w:hAnsi="Times New Roman" w:cs="Times New Roman"/>
          <w:b/>
          <w:bCs/>
          <w:noProof/>
          <w:sz w:val="22"/>
          <w:szCs w:val="22"/>
        </w:rPr>
        <mc:AlternateContent>
          <mc:Choice Requires="wps">
            <w:drawing>
              <wp:anchor distT="0" distB="0" distL="114300" distR="114300" simplePos="0" relativeHeight="251665410" behindDoc="0" locked="0" layoutInCell="1" allowOverlap="1" wp14:anchorId="2A3DE78E" wp14:editId="4C35B653">
                <wp:simplePos x="0" y="0"/>
                <wp:positionH relativeFrom="margin">
                  <wp:posOffset>5862</wp:posOffset>
                </wp:positionH>
                <wp:positionV relativeFrom="paragraph">
                  <wp:posOffset>174431</wp:posOffset>
                </wp:positionV>
                <wp:extent cx="1459230" cy="603738"/>
                <wp:effectExtent l="0" t="0" r="26670" b="25400"/>
                <wp:wrapNone/>
                <wp:docPr id="7" name="Rectangle 6">
                  <a:extLst xmlns:a="http://schemas.openxmlformats.org/drawingml/2006/main">
                    <a:ext uri="{FF2B5EF4-FFF2-40B4-BE49-F238E27FC236}">
                      <a16:creationId xmlns:a16="http://schemas.microsoft.com/office/drawing/2014/main" id="{62F44A59-C287-C03B-E9D9-A092A256FB27}"/>
                    </a:ext>
                  </a:extLst>
                </wp:docPr>
                <wp:cNvGraphicFramePr/>
                <a:graphic xmlns:a="http://schemas.openxmlformats.org/drawingml/2006/main">
                  <a:graphicData uri="http://schemas.microsoft.com/office/word/2010/wordprocessingShape">
                    <wps:wsp>
                      <wps:cNvSpPr/>
                      <wps:spPr>
                        <a:xfrm>
                          <a:off x="0" y="0"/>
                          <a:ext cx="1459230" cy="603738"/>
                        </a:xfrm>
                        <a:prstGeom prst="rect">
                          <a:avLst/>
                        </a:prstGeom>
                        <a:solidFill>
                          <a:schemeClr val="accent5">
                            <a:lumMod val="20000"/>
                            <a:lumOff val="80000"/>
                          </a:schemeClr>
                        </a:solidFill>
                        <a:ln>
                          <a:solidFill>
                            <a:schemeClr val="bg2">
                              <a:lumMod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E116B47" w14:textId="79794A0D" w:rsidR="000850F2" w:rsidRPr="001C5433" w:rsidRDefault="000850F2" w:rsidP="00C44D95">
                            <w:pPr>
                              <w:jc w:val="center"/>
                              <w:rPr>
                                <w:color w:val="000000" w:themeColor="text1"/>
                                <w:kern w:val="24"/>
                                <w:sz w:val="22"/>
                                <w:szCs w:val="22"/>
                                <w:lang w:val="en-IN"/>
                              </w:rPr>
                            </w:pPr>
                            <w:r w:rsidRPr="001C5433">
                              <w:rPr>
                                <w:color w:val="000000" w:themeColor="text1"/>
                                <w:kern w:val="24"/>
                                <w:sz w:val="24"/>
                                <w:szCs w:val="24"/>
                                <w:lang w:val="en-IN"/>
                              </w:rPr>
                              <w:t xml:space="preserve">Data </w:t>
                            </w:r>
                            <w:r w:rsidR="00BD3177" w:rsidRPr="001C5433">
                              <w:rPr>
                                <w:color w:val="000000" w:themeColor="text1"/>
                                <w:kern w:val="24"/>
                                <w:sz w:val="24"/>
                                <w:szCs w:val="24"/>
                                <w:lang w:val="en-IN"/>
                              </w:rPr>
                              <w:t>Preprocessing</w:t>
                            </w:r>
                            <w:r w:rsidR="001C5433" w:rsidRPr="001C5433">
                              <w:rPr>
                                <w:color w:val="000000" w:themeColor="text1"/>
                                <w:kern w:val="24"/>
                                <w:sz w:val="24"/>
                                <w:szCs w:val="24"/>
                                <w:lang w:val="en-IN"/>
                              </w:rPr>
                              <w:t xml:space="preserve"> and</w:t>
                            </w:r>
                            <w:r w:rsidR="001C5433" w:rsidRPr="001C5433">
                              <w:rPr>
                                <w:color w:val="000000" w:themeColor="text1"/>
                                <w:kern w:val="24"/>
                                <w:sz w:val="22"/>
                                <w:szCs w:val="22"/>
                                <w:lang w:val="en-IN"/>
                              </w:rPr>
                              <w:t xml:space="preserve"> Exploration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A3DE78E" id="Rectangle 6" o:spid="_x0000_s1040" style="position:absolute;margin-left:.45pt;margin-top:13.75pt;width:114.9pt;height:47.55pt;z-index:25166541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" fillcolor="#f8ebd5 [664]" strokecolor="#3a3a3a [814]" strokeweight="1.5pt">
                <v:stroke endcap="round"/>
                <v:textbox>
                  <w:txbxContent>
                    <w:p w14:paraId="1E116B47" w14:textId="79794A0D" w:rsidR="000850F2" w:rsidRPr="001C5433" w:rsidRDefault="000850F2" w:rsidP="00C44D95">
                      <w:pPr>
                        <w:jc w:val="center"/>
                        <w:rPr>
                          <w:color w:val="000000" w:themeColor="text1"/>
                          <w:kern w:val="24"/>
                          <w:sz w:val="22"/>
                          <w:szCs w:val="22"/>
                          <w:lang w:val="en-IN"/>
                        </w:rPr>
                      </w:pPr>
                      <w:r w:rsidRPr="001C5433">
                        <w:rPr>
                          <w:color w:val="000000" w:themeColor="text1"/>
                          <w:kern w:val="24"/>
                          <w:sz w:val="24"/>
                          <w:szCs w:val="24"/>
                          <w:lang w:val="en-IN"/>
                        </w:rPr>
                        <w:t xml:space="preserve">Data </w:t>
                      </w:r>
                      <w:r w:rsidR="00BD3177" w:rsidRPr="001C5433">
                        <w:rPr>
                          <w:color w:val="000000" w:themeColor="text1"/>
                          <w:kern w:val="24"/>
                          <w:sz w:val="24"/>
                          <w:szCs w:val="24"/>
                          <w:lang w:val="en-IN"/>
                        </w:rPr>
                        <w:t>Preprocessing</w:t>
                      </w:r>
                      <w:r w:rsidR="001C5433" w:rsidRPr="001C5433">
                        <w:rPr>
                          <w:color w:val="000000" w:themeColor="text1"/>
                          <w:kern w:val="24"/>
                          <w:sz w:val="24"/>
                          <w:szCs w:val="24"/>
                          <w:lang w:val="en-IN"/>
                        </w:rPr>
                        <w:t xml:space="preserve"> and</w:t>
                      </w:r>
                      <w:r w:rsidR="001C5433" w:rsidRPr="001C5433">
                        <w:rPr>
                          <w:color w:val="000000" w:themeColor="text1"/>
                          <w:kern w:val="24"/>
                          <w:sz w:val="22"/>
                          <w:szCs w:val="22"/>
                          <w:lang w:val="en-IN"/>
                        </w:rPr>
                        <w:t xml:space="preserve"> Exploration</w:t>
                      </w:r>
                    </w:p>
                  </w:txbxContent>
                </v:textbox>
                <w10:wrap anchorx="margin"/>
              </v:rect>
            </w:pict>
          </mc:Fallback>
        </mc:AlternateContent>
      </w:r>
    </w:p>
    <w:p w14:paraId="366283DF" w14:textId="79A09D55" w:rsidR="00311C63" w:rsidRDefault="00457A5E" w:rsidP="00180CD2">
      <w:pPr>
        <w:spacing w:after="0"/>
        <w:rPr>
          <w:rFonts w:ascii="Times New Roman" w:eastAsia="Times New Roman" w:hAnsi="Times New Roman" w:cs="Times New Roman"/>
          <w:b/>
          <w:bCs/>
          <w:i w:val="0"/>
          <w:sz w:val="22"/>
          <w:szCs w:val="22"/>
        </w:rPr>
      </w:pPr>
      <w:r w:rsidRPr="000850F2">
        <w:rPr>
          <w:rFonts w:ascii="Times New Roman" w:eastAsia="Times New Roman" w:hAnsi="Times New Roman" w:cs="Times New Roman"/>
          <w:b/>
          <w:bCs/>
          <w:noProof/>
          <w:sz w:val="22"/>
          <w:szCs w:val="22"/>
        </w:rPr>
        <mc:AlternateContent>
          <mc:Choice Requires="wps">
            <w:drawing>
              <wp:anchor distT="0" distB="0" distL="114300" distR="114300" simplePos="0" relativeHeight="251682818" behindDoc="0" locked="0" layoutInCell="1" allowOverlap="1" wp14:anchorId="3BC073B2" wp14:editId="2D6A827C">
                <wp:simplePos x="0" y="0"/>
                <wp:positionH relativeFrom="column">
                  <wp:posOffset>5146040</wp:posOffset>
                </wp:positionH>
                <wp:positionV relativeFrom="paragraph">
                  <wp:posOffset>86458</wp:posOffset>
                </wp:positionV>
                <wp:extent cx="422030" cy="156796"/>
                <wp:effectExtent l="0" t="19050" r="35560" b="34290"/>
                <wp:wrapNone/>
                <wp:docPr id="235635081" name="Arrow: Right 19"/>
                <wp:cNvGraphicFramePr/>
                <a:graphic xmlns:a="http://schemas.openxmlformats.org/drawingml/2006/main">
                  <a:graphicData uri="http://schemas.microsoft.com/office/word/2010/wordprocessingShape">
                    <wps:wsp>
                      <wps:cNvSpPr/>
                      <wps:spPr>
                        <a:xfrm>
                          <a:off x="0" y="0"/>
                          <a:ext cx="422030" cy="156796"/>
                        </a:xfrm>
                        <a:prstGeom prst="rightArrow">
                          <a:avLst/>
                        </a:prstGeom>
                        <a:solidFill>
                          <a:schemeClr val="accent5">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6D0B927C" id="Arrow: Right 19" o:spid="_x0000_s1026" type="#_x0000_t13" style="position:absolute;margin-left:405.2pt;margin-top:6.8pt;width:33.25pt;height:12.35pt;z-index:2516828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" adj="17587" fillcolor="#f1d7ac [1304]" strokecolor="#19091c [484]" strokeweight="1.5pt">
                <v:stroke endcap="round"/>
              </v:shape>
            </w:pict>
          </mc:Fallback>
        </mc:AlternateContent>
      </w:r>
      <w:r w:rsidR="00C44D95" w:rsidRPr="000850F2">
        <w:rPr>
          <w:rFonts w:ascii="Times New Roman" w:eastAsia="Times New Roman" w:hAnsi="Times New Roman" w:cs="Times New Roman"/>
          <w:b/>
          <w:bCs/>
          <w:noProof/>
          <w:sz w:val="22"/>
          <w:szCs w:val="22"/>
        </w:rPr>
        <mc:AlternateContent>
          <mc:Choice Requires="wps">
            <w:drawing>
              <wp:anchor distT="0" distB="0" distL="114300" distR="114300" simplePos="0" relativeHeight="251670530" behindDoc="0" locked="0" layoutInCell="1" allowOverlap="1" wp14:anchorId="02E51769" wp14:editId="26E41829">
                <wp:simplePos x="0" y="0"/>
                <wp:positionH relativeFrom="column">
                  <wp:posOffset>1535088</wp:posOffset>
                </wp:positionH>
                <wp:positionV relativeFrom="paragraph">
                  <wp:posOffset>134913</wp:posOffset>
                </wp:positionV>
                <wp:extent cx="422030" cy="156796"/>
                <wp:effectExtent l="0" t="19050" r="35560" b="34290"/>
                <wp:wrapNone/>
                <wp:docPr id="20" name="Arrow: Right 19">
                  <a:extLst xmlns:a="http://schemas.openxmlformats.org/drawingml/2006/main">
                    <a:ext uri="{FF2B5EF4-FFF2-40B4-BE49-F238E27FC236}">
                      <a16:creationId xmlns:a16="http://schemas.microsoft.com/office/drawing/2014/main" id="{49455FAD-F084-4D32-F5FF-54B62A05351A}"/>
                    </a:ext>
                  </a:extLst>
                </wp:docPr>
                <wp:cNvGraphicFramePr/>
                <a:graphic xmlns:a="http://schemas.openxmlformats.org/drawingml/2006/main">
                  <a:graphicData uri="http://schemas.microsoft.com/office/word/2010/wordprocessingShape">
                    <wps:wsp>
                      <wps:cNvSpPr/>
                      <wps:spPr>
                        <a:xfrm>
                          <a:off x="0" y="0"/>
                          <a:ext cx="422030" cy="156796"/>
                        </a:xfrm>
                        <a:prstGeom prst="rightArrow">
                          <a:avLst/>
                        </a:prstGeom>
                        <a:solidFill>
                          <a:schemeClr val="accent5">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4D7E4F30" id="Arrow: Right 19" o:spid="_x0000_s1026" type="#_x0000_t13" style="position:absolute;margin-left:120.85pt;margin-top:10.6pt;width:33.25pt;height:12.35pt;z-index:2516705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" adj="17587" fillcolor="#f1d7ac [1304]" strokecolor="#19091c [484]" strokeweight="1.5pt">
                <v:stroke endcap="round"/>
              </v:shape>
            </w:pict>
          </mc:Fallback>
        </mc:AlternateContent>
      </w:r>
      <w:r w:rsidR="00C44D95" w:rsidRPr="000850F2">
        <w:rPr>
          <w:rFonts w:ascii="Times New Roman" w:eastAsia="Times New Roman" w:hAnsi="Times New Roman" w:cs="Times New Roman"/>
          <w:b/>
          <w:bCs/>
          <w:noProof/>
          <w:sz w:val="22"/>
          <w:szCs w:val="22"/>
        </w:rPr>
        <mc:AlternateContent>
          <mc:Choice Requires="wps">
            <w:drawing>
              <wp:anchor distT="0" distB="0" distL="114300" distR="114300" simplePos="0" relativeHeight="251678722" behindDoc="0" locked="0" layoutInCell="1" allowOverlap="1" wp14:anchorId="3B637885" wp14:editId="41D9B0DC">
                <wp:simplePos x="0" y="0"/>
                <wp:positionH relativeFrom="margin">
                  <wp:align>center</wp:align>
                </wp:positionH>
                <wp:positionV relativeFrom="paragraph">
                  <wp:posOffset>108585</wp:posOffset>
                </wp:positionV>
                <wp:extent cx="422030" cy="156796"/>
                <wp:effectExtent l="0" t="19050" r="35560" b="34290"/>
                <wp:wrapNone/>
                <wp:docPr id="501399124" name="Arrow: Right 19"/>
                <wp:cNvGraphicFramePr/>
                <a:graphic xmlns:a="http://schemas.openxmlformats.org/drawingml/2006/main">
                  <a:graphicData uri="http://schemas.microsoft.com/office/word/2010/wordprocessingShape">
                    <wps:wsp>
                      <wps:cNvSpPr/>
                      <wps:spPr>
                        <a:xfrm>
                          <a:off x="0" y="0"/>
                          <a:ext cx="422030" cy="156796"/>
                        </a:xfrm>
                        <a:prstGeom prst="rightArrow">
                          <a:avLst/>
                        </a:prstGeom>
                        <a:solidFill>
                          <a:schemeClr val="accent5">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701F6201" id="Arrow: Right 19" o:spid="_x0000_s1026" type="#_x0000_t13" style="position:absolute;margin-left:0;margin-top:8.55pt;width:33.25pt;height:12.35pt;z-index:25167872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" adj="17587" fillcolor="#f1d7ac [1304]" strokecolor="#19091c [484]" strokeweight="1.5pt">
                <v:stroke endcap="round"/>
                <w10:wrap anchorx="margin"/>
              </v:shape>
            </w:pict>
          </mc:Fallback>
        </mc:AlternateContent>
      </w:r>
    </w:p>
    <w:p w14:paraId="007AF608" w14:textId="38B60A08" w:rsidR="00311C63" w:rsidRDefault="00311C63" w:rsidP="00180CD2">
      <w:pPr>
        <w:spacing w:after="0"/>
        <w:rPr>
          <w:rFonts w:ascii="Times New Roman" w:eastAsia="Times New Roman" w:hAnsi="Times New Roman" w:cs="Times New Roman"/>
          <w:b/>
          <w:bCs/>
          <w:i w:val="0"/>
          <w:sz w:val="22"/>
          <w:szCs w:val="22"/>
        </w:rPr>
      </w:pPr>
    </w:p>
    <w:p w14:paraId="3180B4C2" w14:textId="1A55EEAB" w:rsidR="00311C63" w:rsidRDefault="00311C63" w:rsidP="00180CD2">
      <w:pPr>
        <w:spacing w:after="0"/>
        <w:rPr>
          <w:rFonts w:ascii="Times New Roman" w:eastAsia="Times New Roman" w:hAnsi="Times New Roman" w:cs="Times New Roman"/>
          <w:b/>
          <w:bCs/>
          <w:i w:val="0"/>
          <w:sz w:val="22"/>
          <w:szCs w:val="22"/>
        </w:rPr>
      </w:pPr>
    </w:p>
    <w:p w14:paraId="607C9E79" w14:textId="012404E3" w:rsidR="00311C63" w:rsidRDefault="006B3A6A" w:rsidP="00180CD2">
      <w:pPr>
        <w:spacing w:after="0"/>
        <w:rPr>
          <w:rFonts w:ascii="Times New Roman" w:eastAsia="Times New Roman" w:hAnsi="Times New Roman" w:cs="Times New Roman"/>
          <w:b/>
          <w:bCs/>
          <w:i w:val="0"/>
          <w:sz w:val="22"/>
          <w:szCs w:val="22"/>
        </w:rPr>
      </w:pPr>
      <w:r w:rsidRPr="000850F2">
        <w:rPr>
          <w:rFonts w:ascii="Times New Roman" w:eastAsia="Times New Roman" w:hAnsi="Times New Roman" w:cs="Times New Roman"/>
          <w:b/>
          <w:bCs/>
          <w:noProof/>
          <w:sz w:val="22"/>
          <w:szCs w:val="22"/>
        </w:rPr>
        <mc:AlternateContent>
          <mc:Choice Requires="wps">
            <w:drawing>
              <wp:anchor distT="0" distB="0" distL="114300" distR="114300" simplePos="0" relativeHeight="251684866" behindDoc="0" locked="0" layoutInCell="1" allowOverlap="1" wp14:anchorId="3A8B9F29" wp14:editId="05DFADC8">
                <wp:simplePos x="0" y="0"/>
                <wp:positionH relativeFrom="column">
                  <wp:posOffset>5954590</wp:posOffset>
                </wp:positionH>
                <wp:positionV relativeFrom="paragraph">
                  <wp:posOffset>140970</wp:posOffset>
                </wp:positionV>
                <wp:extent cx="375481" cy="106826"/>
                <wp:effectExtent l="20003" t="0" r="44767" b="44768"/>
                <wp:wrapNone/>
                <wp:docPr id="2056599275" name="Arrow: Right 18"/>
                <wp:cNvGraphicFramePr/>
                <a:graphic xmlns:a="http://schemas.openxmlformats.org/drawingml/2006/main">
                  <a:graphicData uri="http://schemas.microsoft.com/office/word/2010/wordprocessingShape">
                    <wps:wsp>
                      <wps:cNvSpPr/>
                      <wps:spPr>
                        <a:xfrm rot="5400000">
                          <a:off x="0" y="0"/>
                          <a:ext cx="375481" cy="106826"/>
                        </a:xfrm>
                        <a:prstGeom prst="rightArrow">
                          <a:avLst>
                            <a:gd name="adj1" fmla="val 50000"/>
                            <a:gd name="adj2" fmla="val 81830"/>
                          </a:avLst>
                        </a:prstGeom>
                        <a:solidFill>
                          <a:schemeClr val="accent5">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5A8B9315" id="Arrow: Right 18" o:spid="_x0000_s1026" type="#_x0000_t13" style="position:absolute;margin-left:468.85pt;margin-top:11.1pt;width:29.55pt;height:8.4pt;rotation:90;z-index:2516848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" adj="16571" fillcolor="#f1d7ac [1304]" strokecolor="#19091c [484]" strokeweight="1.5pt">
                <v:stroke endcap="round"/>
              </v:shape>
            </w:pict>
          </mc:Fallback>
        </mc:AlternateContent>
      </w:r>
    </w:p>
    <w:p w14:paraId="34C35E85" w14:textId="3FF6FBBB" w:rsidR="00311C63" w:rsidRDefault="00311C63" w:rsidP="00180CD2">
      <w:pPr>
        <w:spacing w:after="0"/>
        <w:rPr>
          <w:rFonts w:ascii="Times New Roman" w:eastAsia="Times New Roman" w:hAnsi="Times New Roman" w:cs="Times New Roman"/>
          <w:b/>
          <w:bCs/>
          <w:i w:val="0"/>
          <w:sz w:val="22"/>
          <w:szCs w:val="22"/>
        </w:rPr>
      </w:pPr>
    </w:p>
    <w:p w14:paraId="1EC40E39" w14:textId="04C0B9AF" w:rsidR="00311C63" w:rsidRDefault="006B3A6A" w:rsidP="00180CD2">
      <w:pPr>
        <w:spacing w:after="0"/>
        <w:rPr>
          <w:rFonts w:ascii="Times New Roman" w:eastAsia="Times New Roman" w:hAnsi="Times New Roman" w:cs="Times New Roman"/>
          <w:b/>
          <w:bCs/>
          <w:i w:val="0"/>
          <w:sz w:val="22"/>
          <w:szCs w:val="22"/>
        </w:rPr>
      </w:pPr>
      <w:r w:rsidRPr="000850F2">
        <w:rPr>
          <w:rFonts w:ascii="Times New Roman" w:eastAsia="Times New Roman" w:hAnsi="Times New Roman" w:cs="Times New Roman"/>
          <w:b/>
          <w:bCs/>
          <w:noProof/>
          <w:sz w:val="22"/>
          <w:szCs w:val="22"/>
        </w:rPr>
        <mc:AlternateContent>
          <mc:Choice Requires="wps">
            <w:drawing>
              <wp:anchor distT="0" distB="0" distL="114300" distR="114300" simplePos="0" relativeHeight="251668482" behindDoc="0" locked="0" layoutInCell="1" allowOverlap="1" wp14:anchorId="084FBC0C" wp14:editId="7CE9DEA3">
                <wp:simplePos x="0" y="0"/>
                <wp:positionH relativeFrom="column">
                  <wp:posOffset>5410200</wp:posOffset>
                </wp:positionH>
                <wp:positionV relativeFrom="paragraph">
                  <wp:posOffset>66675</wp:posOffset>
                </wp:positionV>
                <wp:extent cx="1518138" cy="674077"/>
                <wp:effectExtent l="0" t="0" r="25400" b="12065"/>
                <wp:wrapNone/>
                <wp:docPr id="14" name="Flowchart: Decision 13">
                  <a:extLst xmlns:a="http://schemas.openxmlformats.org/drawingml/2006/main">
                    <a:ext uri="{FF2B5EF4-FFF2-40B4-BE49-F238E27FC236}">
                      <a16:creationId xmlns:a16="http://schemas.microsoft.com/office/drawing/2014/main" id="{DA5F4698-AE9F-7977-6DCE-D1273BA97ABA}"/>
                    </a:ext>
                  </a:extLst>
                </wp:docPr>
                <wp:cNvGraphicFramePr/>
                <a:graphic xmlns:a="http://schemas.openxmlformats.org/drawingml/2006/main">
                  <a:graphicData uri="http://schemas.microsoft.com/office/word/2010/wordprocessingShape">
                    <wps:wsp>
                      <wps:cNvSpPr/>
                      <wps:spPr>
                        <a:xfrm>
                          <a:off x="0" y="0"/>
                          <a:ext cx="1518138" cy="674077"/>
                        </a:xfrm>
                        <a:prstGeom prst="flowChartDecision">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578C60ED" w14:textId="7E9F0D33" w:rsidR="000850F2" w:rsidRPr="00A8354E" w:rsidRDefault="000850F2" w:rsidP="000850F2">
                            <w:pPr>
                              <w:jc w:val="center"/>
                              <w:rPr>
                                <w:color w:val="000000" w:themeColor="text1"/>
                                <w:kern w:val="24"/>
                                <w:lang w:val="en-IN"/>
                              </w:rPr>
                            </w:pPr>
                            <w:r w:rsidRPr="00A8354E">
                              <w:rPr>
                                <w:color w:val="000000" w:themeColor="text1"/>
                                <w:kern w:val="24"/>
                                <w:lang w:val="en-IN"/>
                              </w:rPr>
                              <w:t>Conclusio</w:t>
                            </w:r>
                            <w:r w:rsidR="00A8354E" w:rsidRPr="00A8354E">
                              <w:rPr>
                                <w:color w:val="000000" w:themeColor="text1"/>
                                <w:kern w:val="24"/>
                                <w:lang w:val="en-IN"/>
                              </w:rPr>
                              <w:t>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084FBC0C" id="_x0000_t110" coordsize="21600,21600" o:spt="110" path="m10800,l,10800,10800,21600,21600,10800xe">
                <v:stroke joinstyle="miter"/>
                <v:path gradientshapeok="t" o:connecttype="rect" textboxrect="5400,5400,16200,16200"/>
              </v:shapetype>
              <v:shape id="Flowchart: Decision 13" o:spid="_x0000_s1041" type="#_x0000_t110" style="position:absolute;margin-left:426pt;margin-top:5.25pt;width:119.55pt;height:53.1pt;z-index:2516684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" fillcolor="#ebebeb [3214]" strokecolor="#19091c [484]" strokeweight="1.5pt">
                <v:stroke endcap="round"/>
                <v:textbox>
                  <w:txbxContent>
                    <w:p w14:paraId="578C60ED" w14:textId="7E9F0D33" w:rsidR="000850F2" w:rsidRPr="00A8354E" w:rsidRDefault="000850F2" w:rsidP="000850F2">
                      <w:pPr>
                        <w:jc w:val="center"/>
                        <w:rPr>
                          <w:color w:val="000000" w:themeColor="text1"/>
                          <w:kern w:val="24"/>
                          <w:lang w:val="en-IN"/>
                        </w:rPr>
                      </w:pPr>
                      <w:r w:rsidRPr="00A8354E">
                        <w:rPr>
                          <w:color w:val="000000" w:themeColor="text1"/>
                          <w:kern w:val="24"/>
                          <w:lang w:val="en-IN"/>
                        </w:rPr>
                        <w:t>Conclusio</w:t>
                      </w:r>
                      <w:r w:rsidR="00A8354E" w:rsidRPr="00A8354E">
                        <w:rPr>
                          <w:color w:val="000000" w:themeColor="text1"/>
                          <w:kern w:val="24"/>
                          <w:lang w:val="en-IN"/>
                        </w:rPr>
                        <w:t>n</w:t>
                      </w:r>
                    </w:p>
                  </w:txbxContent>
                </v:textbox>
              </v:shape>
            </w:pict>
          </mc:Fallback>
        </mc:AlternateContent>
      </w:r>
    </w:p>
    <w:p w14:paraId="1065A2DD" w14:textId="77777777" w:rsidR="000850F2" w:rsidRDefault="000850F2" w:rsidP="00180CD2">
      <w:pPr>
        <w:spacing w:after="0"/>
        <w:rPr>
          <w:rFonts w:ascii="Times New Roman" w:eastAsia="Times New Roman" w:hAnsi="Times New Roman" w:cs="Times New Roman"/>
          <w:b/>
          <w:bCs/>
          <w:i w:val="0"/>
          <w:sz w:val="22"/>
          <w:szCs w:val="22"/>
        </w:rPr>
      </w:pPr>
    </w:p>
    <w:p w14:paraId="11A7E212" w14:textId="77777777" w:rsidR="000850F2" w:rsidRDefault="000850F2" w:rsidP="00180CD2">
      <w:pPr>
        <w:spacing w:after="0"/>
        <w:rPr>
          <w:rFonts w:ascii="Times New Roman" w:eastAsia="Times New Roman" w:hAnsi="Times New Roman" w:cs="Times New Roman"/>
          <w:b/>
          <w:bCs/>
          <w:i w:val="0"/>
          <w:sz w:val="22"/>
          <w:szCs w:val="22"/>
        </w:rPr>
      </w:pPr>
    </w:p>
    <w:p w14:paraId="26BE7C41" w14:textId="77777777" w:rsidR="000850F2" w:rsidRDefault="000850F2" w:rsidP="00180CD2">
      <w:pPr>
        <w:spacing w:after="0"/>
        <w:rPr>
          <w:rFonts w:ascii="Times New Roman" w:eastAsia="Times New Roman" w:hAnsi="Times New Roman" w:cs="Times New Roman"/>
          <w:b/>
          <w:bCs/>
          <w:i w:val="0"/>
          <w:sz w:val="22"/>
          <w:szCs w:val="22"/>
        </w:rPr>
      </w:pPr>
    </w:p>
    <w:p w14:paraId="5BC1C2DE" w14:textId="77777777" w:rsidR="000850F2" w:rsidRDefault="000850F2" w:rsidP="00180CD2">
      <w:pPr>
        <w:spacing w:after="0"/>
        <w:rPr>
          <w:rFonts w:ascii="Times New Roman" w:eastAsia="Times New Roman" w:hAnsi="Times New Roman" w:cs="Times New Roman"/>
          <w:b/>
          <w:bCs/>
          <w:i w:val="0"/>
          <w:sz w:val="22"/>
          <w:szCs w:val="22"/>
        </w:rPr>
      </w:pPr>
    </w:p>
    <w:p w14:paraId="2881C727" w14:textId="77777777" w:rsidR="000850F2" w:rsidRDefault="000850F2" w:rsidP="00180CD2">
      <w:pPr>
        <w:spacing w:after="0"/>
        <w:rPr>
          <w:rFonts w:ascii="Times New Roman" w:eastAsia="Times New Roman" w:hAnsi="Times New Roman" w:cs="Times New Roman"/>
          <w:b/>
          <w:bCs/>
          <w:i w:val="0"/>
          <w:sz w:val="22"/>
          <w:szCs w:val="22"/>
        </w:rPr>
      </w:pPr>
    </w:p>
    <w:p w14:paraId="4653BCCD" w14:textId="460DE983" w:rsidR="00CA484B" w:rsidRDefault="009C0F33" w:rsidP="00180CD2">
      <w:pPr>
        <w:spacing w:after="0"/>
        <w:rPr>
          <w:rFonts w:ascii="Times New Roman" w:eastAsia="Times New Roman" w:hAnsi="Times New Roman" w:cs="Times New Roman"/>
          <w:b/>
          <w:bCs/>
          <w:i w:val="0"/>
          <w:sz w:val="22"/>
          <w:szCs w:val="22"/>
        </w:rPr>
      </w:pPr>
      <w:r w:rsidRPr="009C0F33">
        <w:rPr>
          <w:rFonts w:ascii="Times New Roman" w:eastAsia="Times New Roman" w:hAnsi="Times New Roman" w:cs="Times New Roman"/>
          <w:b/>
          <w:bCs/>
          <w:i w:val="0"/>
          <w:sz w:val="22"/>
          <w:szCs w:val="22"/>
        </w:rPr>
        <w:lastRenderedPageBreak/>
        <w:t>DATA PREPROCESSING AND EDA:</w:t>
      </w:r>
    </w:p>
    <w:p w14:paraId="16F6EB56" w14:textId="03338440" w:rsidR="009C0F33" w:rsidRDefault="00B52D0D" w:rsidP="00B52D0D">
      <w:pPr>
        <w:pStyle w:val="ListParagraph"/>
        <w:numPr>
          <w:ilvl w:val="0"/>
          <w:numId w:val="33"/>
        </w:numPr>
        <w:spacing w:after="0"/>
        <w:rPr>
          <w:rFonts w:ascii="Times New Roman" w:eastAsia="Times New Roman" w:hAnsi="Times New Roman" w:cs="Times New Roman"/>
          <w:b/>
          <w:bCs/>
          <w:i w:val="0"/>
          <w:sz w:val="22"/>
          <w:szCs w:val="22"/>
        </w:rPr>
      </w:pPr>
      <w:r>
        <w:rPr>
          <w:rFonts w:ascii="Times New Roman" w:eastAsia="Times New Roman" w:hAnsi="Times New Roman" w:cs="Times New Roman"/>
          <w:b/>
          <w:bCs/>
          <w:i w:val="0"/>
          <w:sz w:val="22"/>
          <w:szCs w:val="22"/>
        </w:rPr>
        <w:t>Loading the file data</w:t>
      </w:r>
    </w:p>
    <w:p w14:paraId="4B887BB3" w14:textId="3067F8B8" w:rsidR="00B52D0D" w:rsidRDefault="00B52D0D" w:rsidP="00B52D0D">
      <w:pPr>
        <w:spacing w:after="0"/>
        <w:rPr>
          <w:rFonts w:ascii="Times New Roman" w:eastAsia="Times New Roman" w:hAnsi="Times New Roman" w:cs="Times New Roman"/>
          <w:b/>
          <w:bCs/>
          <w:i w:val="0"/>
          <w:sz w:val="22"/>
          <w:szCs w:val="22"/>
        </w:rPr>
      </w:pPr>
      <w:r>
        <w:rPr>
          <w:rFonts w:eastAsia="Times New Roman"/>
          <w:noProof/>
        </w:rPr>
        <w:drawing>
          <wp:inline distT="0" distB="0" distL="0" distR="0" wp14:anchorId="1FBD8895" wp14:editId="5D7C6F21">
            <wp:extent cx="6763570" cy="312420"/>
            <wp:effectExtent l="0" t="0" r="5715" b="5080"/>
            <wp:docPr id="8411961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96143" name="Picture 841196143"/>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6777317" cy="313055"/>
                    </a:xfrm>
                    <a:prstGeom prst="rect">
                      <a:avLst/>
                    </a:prstGeom>
                    <a:ln>
                      <a:noFill/>
                    </a:ln>
                    <a:extLst>
                      <a:ext uri="{53640926-AAD7-44D8-BBD7-CCE9431645EC}">
                        <a14:shadowObscured xmlns:a14="http://schemas.microsoft.com/office/drawing/2010/main"/>
                      </a:ext>
                    </a:extLst>
                  </pic:spPr>
                </pic:pic>
              </a:graphicData>
            </a:graphic>
          </wp:inline>
        </w:drawing>
      </w:r>
    </w:p>
    <w:p w14:paraId="5E8FFD24" w14:textId="411B072A" w:rsidR="00426B27" w:rsidRDefault="00426B27" w:rsidP="002C686B">
      <w:pPr>
        <w:pStyle w:val="ListParagraph"/>
        <w:numPr>
          <w:ilvl w:val="0"/>
          <w:numId w:val="33"/>
        </w:numPr>
        <w:spacing w:after="0"/>
        <w:rPr>
          <w:rFonts w:ascii="Times New Roman" w:eastAsia="Times New Roman" w:hAnsi="Times New Roman" w:cs="Times New Roman"/>
          <w:b/>
          <w:bCs/>
          <w:i w:val="0"/>
          <w:sz w:val="22"/>
          <w:szCs w:val="22"/>
        </w:rPr>
      </w:pPr>
      <w:r>
        <w:rPr>
          <w:rFonts w:ascii="Times New Roman" w:eastAsia="Times New Roman" w:hAnsi="Times New Roman" w:cs="Times New Roman"/>
          <w:b/>
          <w:bCs/>
          <w:i w:val="0"/>
          <w:sz w:val="22"/>
          <w:szCs w:val="22"/>
        </w:rPr>
        <w:t>Checking the informati</w:t>
      </w:r>
      <w:r w:rsidR="005E58B0">
        <w:rPr>
          <w:rFonts w:ascii="Times New Roman" w:eastAsia="Times New Roman" w:hAnsi="Times New Roman" w:cs="Times New Roman"/>
          <w:b/>
          <w:bCs/>
          <w:i w:val="0"/>
          <w:sz w:val="22"/>
          <w:szCs w:val="22"/>
        </w:rPr>
        <w:t xml:space="preserve">on, </w:t>
      </w:r>
      <w:proofErr w:type="gramStart"/>
      <w:r w:rsidR="005E58B0">
        <w:rPr>
          <w:rFonts w:ascii="Times New Roman" w:eastAsia="Times New Roman" w:hAnsi="Times New Roman" w:cs="Times New Roman"/>
          <w:b/>
          <w:bCs/>
          <w:i w:val="0"/>
          <w:sz w:val="22"/>
          <w:szCs w:val="22"/>
        </w:rPr>
        <w:t>shape</w:t>
      </w:r>
      <w:proofErr w:type="gramEnd"/>
      <w:r w:rsidR="005E58B0">
        <w:rPr>
          <w:rFonts w:ascii="Times New Roman" w:eastAsia="Times New Roman" w:hAnsi="Times New Roman" w:cs="Times New Roman"/>
          <w:b/>
          <w:bCs/>
          <w:i w:val="0"/>
          <w:sz w:val="22"/>
          <w:szCs w:val="22"/>
        </w:rPr>
        <w:t xml:space="preserve"> and columns of data set</w:t>
      </w:r>
      <w:r w:rsidR="005E58B0">
        <w:rPr>
          <w:rFonts w:eastAsia="Times New Roman"/>
          <w:noProof/>
        </w:rPr>
        <w:drawing>
          <wp:inline distT="0" distB="0" distL="0" distR="0" wp14:anchorId="366BF1D2" wp14:editId="7437534B">
            <wp:extent cx="6158753" cy="4661834"/>
            <wp:effectExtent l="0" t="0" r="1270" b="0"/>
            <wp:docPr id="103664578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45787" name="Picture 20"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91367" cy="4686521"/>
                    </a:xfrm>
                    <a:prstGeom prst="rect">
                      <a:avLst/>
                    </a:prstGeom>
                  </pic:spPr>
                </pic:pic>
              </a:graphicData>
            </a:graphic>
          </wp:inline>
        </w:drawing>
      </w:r>
    </w:p>
    <w:p w14:paraId="1187FC0B" w14:textId="3F618A2D" w:rsidR="005E58B0" w:rsidRPr="00840AEC" w:rsidRDefault="005E58B0" w:rsidP="005E58B0">
      <w:pPr>
        <w:pStyle w:val="ListParagraph"/>
        <w:numPr>
          <w:ilvl w:val="0"/>
          <w:numId w:val="33"/>
        </w:numPr>
        <w:spacing w:after="0"/>
        <w:rPr>
          <w:rFonts w:ascii="Times New Roman" w:eastAsia="Times New Roman" w:hAnsi="Times New Roman" w:cs="Times New Roman"/>
          <w:b/>
          <w:bCs/>
          <w:i w:val="0"/>
          <w:sz w:val="22"/>
          <w:szCs w:val="22"/>
        </w:rPr>
      </w:pPr>
      <w:r w:rsidRPr="00840AEC">
        <w:rPr>
          <w:rFonts w:ascii="Times New Roman" w:eastAsia="Times New Roman" w:hAnsi="Times New Roman" w:cs="Times New Roman"/>
          <w:b/>
          <w:bCs/>
          <w:i w:val="0"/>
          <w:sz w:val="22"/>
          <w:szCs w:val="22"/>
        </w:rPr>
        <w:t>Changing the timestamp column to date time format</w:t>
      </w:r>
    </w:p>
    <w:p w14:paraId="7AEA58D0" w14:textId="5F42CC10" w:rsidR="00E81D5C" w:rsidRPr="005E58B0" w:rsidRDefault="00631A70" w:rsidP="005E58B0">
      <w:pPr>
        <w:spacing w:after="0"/>
        <w:rPr>
          <w:rFonts w:ascii="Times New Roman" w:eastAsia="Times New Roman" w:hAnsi="Times New Roman" w:cs="Times New Roman"/>
          <w:b/>
          <w:bCs/>
          <w:i w:val="0"/>
          <w:sz w:val="22"/>
          <w:szCs w:val="22"/>
        </w:rPr>
      </w:pPr>
      <w:r>
        <w:rPr>
          <w:rFonts w:eastAsia="Times New Roman"/>
          <w:noProof/>
        </w:rPr>
        <w:drawing>
          <wp:inline distT="0" distB="0" distL="0" distR="0" wp14:anchorId="07D2BD7B" wp14:editId="4697A1FA">
            <wp:extent cx="6858000" cy="3141785"/>
            <wp:effectExtent l="0" t="0" r="0" b="1905"/>
            <wp:docPr id="2625765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7651" name="Picture 2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63737" cy="3144413"/>
                    </a:xfrm>
                    <a:prstGeom prst="rect">
                      <a:avLst/>
                    </a:prstGeom>
                  </pic:spPr>
                </pic:pic>
              </a:graphicData>
            </a:graphic>
          </wp:inline>
        </w:drawing>
      </w:r>
    </w:p>
    <w:p w14:paraId="6242A2D6" w14:textId="12B9020A" w:rsidR="002C686B" w:rsidRDefault="002C686B" w:rsidP="002C686B">
      <w:pPr>
        <w:pStyle w:val="ListParagraph"/>
        <w:numPr>
          <w:ilvl w:val="0"/>
          <w:numId w:val="33"/>
        </w:numPr>
        <w:spacing w:after="0"/>
        <w:rPr>
          <w:rFonts w:ascii="Times New Roman" w:eastAsia="Times New Roman" w:hAnsi="Times New Roman" w:cs="Times New Roman"/>
          <w:b/>
          <w:bCs/>
          <w:i w:val="0"/>
          <w:sz w:val="22"/>
          <w:szCs w:val="22"/>
        </w:rPr>
      </w:pPr>
      <w:r>
        <w:rPr>
          <w:rFonts w:ascii="Times New Roman" w:eastAsia="Times New Roman" w:hAnsi="Times New Roman" w:cs="Times New Roman"/>
          <w:b/>
          <w:bCs/>
          <w:i w:val="0"/>
          <w:sz w:val="22"/>
          <w:szCs w:val="22"/>
        </w:rPr>
        <w:lastRenderedPageBreak/>
        <w:t>Checking for duplicates and nulls and dropping them</w:t>
      </w:r>
    </w:p>
    <w:p w14:paraId="3AA4F6E6" w14:textId="77777777" w:rsidR="000A11DB" w:rsidRDefault="000A11DB" w:rsidP="000A11DB">
      <w:pPr>
        <w:spacing w:after="0"/>
        <w:rPr>
          <w:rFonts w:ascii="Times New Roman" w:eastAsia="Times New Roman" w:hAnsi="Times New Roman" w:cs="Times New Roman"/>
          <w:b/>
          <w:bCs/>
          <w:i w:val="0"/>
          <w:sz w:val="22"/>
          <w:szCs w:val="22"/>
        </w:rPr>
      </w:pPr>
    </w:p>
    <w:p w14:paraId="5DF56EA2" w14:textId="04A951D7" w:rsidR="000A11DB" w:rsidRPr="000A11DB" w:rsidRDefault="000A11DB" w:rsidP="000A11DB">
      <w:pPr>
        <w:spacing w:after="0"/>
        <w:rPr>
          <w:rFonts w:ascii="Times New Roman" w:eastAsia="Times New Roman" w:hAnsi="Times New Roman" w:cs="Times New Roman"/>
          <w:b/>
          <w:bCs/>
          <w:i w:val="0"/>
          <w:sz w:val="22"/>
          <w:szCs w:val="22"/>
        </w:rPr>
      </w:pPr>
      <w:r>
        <w:rPr>
          <w:rFonts w:ascii="Times New Roman" w:eastAsia="Times New Roman" w:hAnsi="Times New Roman" w:cs="Times New Roman"/>
          <w:b/>
          <w:bCs/>
          <w:i w:val="0"/>
          <w:noProof/>
          <w:sz w:val="22"/>
          <w:szCs w:val="22"/>
        </w:rPr>
        <w:drawing>
          <wp:inline distT="0" distB="0" distL="0" distR="0" wp14:anchorId="6EB54758" wp14:editId="60009877">
            <wp:extent cx="6857310" cy="3165230"/>
            <wp:effectExtent l="0" t="0" r="1270" b="0"/>
            <wp:docPr id="1198741616"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41616" name="Picture 2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94424" cy="3182361"/>
                    </a:xfrm>
                    <a:prstGeom prst="rect">
                      <a:avLst/>
                    </a:prstGeom>
                  </pic:spPr>
                </pic:pic>
              </a:graphicData>
            </a:graphic>
          </wp:inline>
        </w:drawing>
      </w:r>
    </w:p>
    <w:p w14:paraId="53079E24" w14:textId="3FA544AB" w:rsidR="002C686B" w:rsidRDefault="001B761E" w:rsidP="002C686B">
      <w:pPr>
        <w:pStyle w:val="ListParagraph"/>
        <w:numPr>
          <w:ilvl w:val="0"/>
          <w:numId w:val="33"/>
        </w:numPr>
        <w:spacing w:after="0"/>
        <w:rPr>
          <w:rFonts w:ascii="Times New Roman" w:eastAsia="Times New Roman" w:hAnsi="Times New Roman" w:cs="Times New Roman"/>
          <w:b/>
          <w:bCs/>
          <w:i w:val="0"/>
          <w:sz w:val="22"/>
          <w:szCs w:val="22"/>
        </w:rPr>
      </w:pPr>
      <w:proofErr w:type="spellStart"/>
      <w:r>
        <w:rPr>
          <w:rFonts w:ascii="Times New Roman" w:eastAsia="Times New Roman" w:hAnsi="Times New Roman" w:cs="Times New Roman"/>
          <w:b/>
          <w:bCs/>
          <w:i w:val="0"/>
          <w:sz w:val="22"/>
          <w:szCs w:val="22"/>
        </w:rPr>
        <w:t>Analysing</w:t>
      </w:r>
      <w:proofErr w:type="spellEnd"/>
      <w:r>
        <w:rPr>
          <w:rFonts w:ascii="Times New Roman" w:eastAsia="Times New Roman" w:hAnsi="Times New Roman" w:cs="Times New Roman"/>
          <w:b/>
          <w:bCs/>
          <w:i w:val="0"/>
          <w:sz w:val="22"/>
          <w:szCs w:val="22"/>
        </w:rPr>
        <w:t xml:space="preserve"> ‘Risk-score’ vs </w:t>
      </w:r>
      <w:r w:rsidR="00C766DD">
        <w:rPr>
          <w:rFonts w:ascii="Times New Roman" w:eastAsia="Times New Roman" w:hAnsi="Times New Roman" w:cs="Times New Roman"/>
          <w:b/>
          <w:bCs/>
          <w:i w:val="0"/>
          <w:sz w:val="22"/>
          <w:szCs w:val="22"/>
        </w:rPr>
        <w:t>‘Age-group’</w:t>
      </w:r>
    </w:p>
    <w:p w14:paraId="6451DC78" w14:textId="35783121" w:rsidR="00C766DD" w:rsidRDefault="00477C41" w:rsidP="00C766DD">
      <w:pPr>
        <w:spacing w:after="0"/>
        <w:rPr>
          <w:rFonts w:ascii="Times New Roman" w:eastAsia="Times New Roman" w:hAnsi="Times New Roman" w:cs="Times New Roman"/>
          <w:b/>
          <w:bCs/>
          <w:i w:val="0"/>
          <w:sz w:val="22"/>
          <w:szCs w:val="22"/>
        </w:rPr>
      </w:pPr>
      <w:r>
        <w:rPr>
          <w:rFonts w:ascii="Times New Roman" w:eastAsia="Times New Roman" w:hAnsi="Times New Roman" w:cs="Times New Roman"/>
          <w:b/>
          <w:bCs/>
          <w:i w:val="0"/>
          <w:sz w:val="22"/>
          <w:szCs w:val="22"/>
        </w:rPr>
        <w:t xml:space="preserve">           </w:t>
      </w:r>
      <w:r>
        <w:rPr>
          <w:rFonts w:ascii="Times New Roman" w:eastAsia="Times New Roman" w:hAnsi="Times New Roman" w:cs="Times New Roman"/>
          <w:b/>
          <w:bCs/>
          <w:i w:val="0"/>
          <w:noProof/>
          <w:sz w:val="22"/>
          <w:szCs w:val="22"/>
        </w:rPr>
        <w:drawing>
          <wp:inline distT="0" distB="0" distL="0" distR="0" wp14:anchorId="6E81E7EB" wp14:editId="2C461243">
            <wp:extent cx="5778500" cy="4216400"/>
            <wp:effectExtent l="0" t="0" r="0" b="0"/>
            <wp:docPr id="148745429" name="Picture 23" descr="A diagram of a group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5429" name="Picture 23" descr="A diagram of a group of individual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78500" cy="4216400"/>
                    </a:xfrm>
                    <a:prstGeom prst="rect">
                      <a:avLst/>
                    </a:prstGeom>
                  </pic:spPr>
                </pic:pic>
              </a:graphicData>
            </a:graphic>
          </wp:inline>
        </w:drawing>
      </w:r>
    </w:p>
    <w:p w14:paraId="3FB862DA" w14:textId="77777777" w:rsidR="00840AEC" w:rsidRDefault="00840AEC" w:rsidP="00C766DD">
      <w:pPr>
        <w:spacing w:after="0"/>
        <w:rPr>
          <w:rFonts w:ascii="Times New Roman" w:eastAsia="Times New Roman" w:hAnsi="Times New Roman" w:cs="Times New Roman"/>
          <w:b/>
          <w:bCs/>
          <w:i w:val="0"/>
          <w:sz w:val="22"/>
          <w:szCs w:val="22"/>
        </w:rPr>
      </w:pPr>
    </w:p>
    <w:p w14:paraId="03464481" w14:textId="77777777" w:rsidR="00840AEC" w:rsidRDefault="00840AEC" w:rsidP="00C766DD">
      <w:pPr>
        <w:spacing w:after="0"/>
        <w:rPr>
          <w:rFonts w:ascii="Times New Roman" w:eastAsia="Times New Roman" w:hAnsi="Times New Roman" w:cs="Times New Roman"/>
          <w:b/>
          <w:bCs/>
          <w:i w:val="0"/>
          <w:sz w:val="22"/>
          <w:szCs w:val="22"/>
        </w:rPr>
      </w:pPr>
    </w:p>
    <w:p w14:paraId="6623BD94" w14:textId="77777777" w:rsidR="00840AEC" w:rsidRDefault="00840AEC" w:rsidP="00C766DD">
      <w:pPr>
        <w:spacing w:after="0"/>
        <w:rPr>
          <w:rFonts w:ascii="Times New Roman" w:eastAsia="Times New Roman" w:hAnsi="Times New Roman" w:cs="Times New Roman"/>
          <w:b/>
          <w:bCs/>
          <w:i w:val="0"/>
          <w:sz w:val="22"/>
          <w:szCs w:val="22"/>
        </w:rPr>
      </w:pPr>
    </w:p>
    <w:p w14:paraId="448DD8CE" w14:textId="77777777" w:rsidR="00840AEC" w:rsidRDefault="00840AEC" w:rsidP="00C766DD">
      <w:pPr>
        <w:spacing w:after="0"/>
        <w:rPr>
          <w:rFonts w:ascii="Times New Roman" w:eastAsia="Times New Roman" w:hAnsi="Times New Roman" w:cs="Times New Roman"/>
          <w:b/>
          <w:bCs/>
          <w:i w:val="0"/>
          <w:sz w:val="22"/>
          <w:szCs w:val="22"/>
        </w:rPr>
      </w:pPr>
    </w:p>
    <w:p w14:paraId="29DBFDC8" w14:textId="77777777" w:rsidR="00840AEC" w:rsidRPr="00C766DD" w:rsidRDefault="00840AEC" w:rsidP="00C766DD">
      <w:pPr>
        <w:spacing w:after="0"/>
        <w:rPr>
          <w:rFonts w:ascii="Times New Roman" w:eastAsia="Times New Roman" w:hAnsi="Times New Roman" w:cs="Times New Roman"/>
          <w:b/>
          <w:bCs/>
          <w:i w:val="0"/>
          <w:sz w:val="22"/>
          <w:szCs w:val="22"/>
        </w:rPr>
      </w:pPr>
    </w:p>
    <w:p w14:paraId="0324F88B" w14:textId="31D4F289" w:rsidR="003F6186" w:rsidRPr="00D07BCB" w:rsidRDefault="00D07BCB" w:rsidP="00D07BCB">
      <w:pPr>
        <w:pStyle w:val="ListParagraph"/>
        <w:numPr>
          <w:ilvl w:val="0"/>
          <w:numId w:val="33"/>
        </w:numPr>
        <w:spacing w:after="0"/>
        <w:rPr>
          <w:rFonts w:ascii="Times New Roman" w:eastAsia="Times New Roman" w:hAnsi="Times New Roman" w:cs="Times New Roman"/>
          <w:b/>
          <w:bCs/>
          <w:i w:val="0"/>
          <w:sz w:val="22"/>
          <w:szCs w:val="22"/>
        </w:rPr>
      </w:pPr>
      <w:proofErr w:type="spellStart"/>
      <w:r w:rsidRPr="00D07BCB">
        <w:rPr>
          <w:rFonts w:ascii="Times New Roman" w:eastAsia="Times New Roman" w:hAnsi="Times New Roman" w:cs="Times New Roman"/>
          <w:b/>
          <w:bCs/>
          <w:i w:val="0"/>
          <w:sz w:val="22"/>
          <w:szCs w:val="22"/>
        </w:rPr>
        <w:lastRenderedPageBreak/>
        <w:t>Analysing</w:t>
      </w:r>
      <w:proofErr w:type="spellEnd"/>
      <w:r w:rsidRPr="00D07BCB">
        <w:rPr>
          <w:rFonts w:ascii="Times New Roman" w:eastAsia="Times New Roman" w:hAnsi="Times New Roman" w:cs="Times New Roman"/>
          <w:b/>
          <w:bCs/>
          <w:i w:val="0"/>
          <w:sz w:val="22"/>
          <w:szCs w:val="22"/>
        </w:rPr>
        <w:t xml:space="preserve"> ‘Transaction type’ – ‘Risk Score’</w:t>
      </w:r>
    </w:p>
    <w:p w14:paraId="38CB7008" w14:textId="693615DE" w:rsidR="00D07BCB" w:rsidRDefault="00D07BCB" w:rsidP="00180CD2">
      <w:pPr>
        <w:spacing w:after="0"/>
        <w:rPr>
          <w:rFonts w:ascii="Times New Roman" w:eastAsia="Times New Roman" w:hAnsi="Times New Roman" w:cs="Times New Roman"/>
          <w:i w:val="0"/>
          <w:sz w:val="22"/>
          <w:szCs w:val="22"/>
        </w:rPr>
      </w:pPr>
      <w:r>
        <w:rPr>
          <w:rFonts w:ascii="Times New Roman" w:eastAsia="Times New Roman" w:hAnsi="Times New Roman" w:cs="Times New Roman"/>
          <w:i w:val="0"/>
          <w:sz w:val="22"/>
          <w:szCs w:val="22"/>
        </w:rPr>
        <w:t xml:space="preserve">          </w:t>
      </w:r>
      <w:r>
        <w:rPr>
          <w:rFonts w:ascii="Times New Roman" w:eastAsia="Times New Roman" w:hAnsi="Times New Roman" w:cs="Times New Roman"/>
          <w:i w:val="0"/>
          <w:noProof/>
          <w:sz w:val="22"/>
          <w:szCs w:val="22"/>
        </w:rPr>
        <w:drawing>
          <wp:inline distT="0" distB="0" distL="0" distR="0" wp14:anchorId="06C94FDD" wp14:editId="10C0E203">
            <wp:extent cx="5778500" cy="4216400"/>
            <wp:effectExtent l="0" t="0" r="0" b="0"/>
            <wp:docPr id="636529341" name="Picture 24"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29341" name="Picture 24" descr="A diagram of a graph&#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78500" cy="4216400"/>
                    </a:xfrm>
                    <a:prstGeom prst="rect">
                      <a:avLst/>
                    </a:prstGeom>
                  </pic:spPr>
                </pic:pic>
              </a:graphicData>
            </a:graphic>
          </wp:inline>
        </w:drawing>
      </w:r>
    </w:p>
    <w:p w14:paraId="52B89E61" w14:textId="77777777" w:rsidR="00E823A4" w:rsidRDefault="00E823A4" w:rsidP="00180CD2">
      <w:pPr>
        <w:spacing w:after="0"/>
        <w:rPr>
          <w:rFonts w:ascii="Times New Roman" w:eastAsia="Times New Roman" w:hAnsi="Times New Roman" w:cs="Times New Roman"/>
          <w:i w:val="0"/>
          <w:sz w:val="22"/>
          <w:szCs w:val="22"/>
        </w:rPr>
      </w:pPr>
    </w:p>
    <w:p w14:paraId="294E5369" w14:textId="77777777" w:rsidR="00E823A4" w:rsidRDefault="00E823A4" w:rsidP="00180CD2">
      <w:pPr>
        <w:spacing w:after="0"/>
        <w:rPr>
          <w:rFonts w:ascii="Times New Roman" w:eastAsia="Times New Roman" w:hAnsi="Times New Roman" w:cs="Times New Roman"/>
          <w:i w:val="0"/>
          <w:sz w:val="22"/>
          <w:szCs w:val="22"/>
        </w:rPr>
      </w:pPr>
    </w:p>
    <w:p w14:paraId="41136D3B" w14:textId="77777777" w:rsidR="00B213E8" w:rsidRPr="00B015D0" w:rsidRDefault="00B213E8" w:rsidP="00B213E8">
      <w:pPr>
        <w:pStyle w:val="ListParagraph"/>
        <w:numPr>
          <w:ilvl w:val="0"/>
          <w:numId w:val="33"/>
        </w:numPr>
        <w:spacing w:after="0"/>
        <w:rPr>
          <w:rFonts w:ascii="Times New Roman" w:eastAsia="Times New Roman" w:hAnsi="Times New Roman" w:cs="Times New Roman"/>
          <w:b/>
          <w:bCs/>
          <w:i w:val="0"/>
          <w:sz w:val="22"/>
          <w:szCs w:val="22"/>
        </w:rPr>
      </w:pPr>
      <w:r w:rsidRPr="00B015D0">
        <w:rPr>
          <w:rFonts w:ascii="Times New Roman" w:eastAsia="Times New Roman" w:hAnsi="Times New Roman" w:cs="Times New Roman"/>
          <w:b/>
          <w:bCs/>
          <w:i w:val="0"/>
          <w:sz w:val="22"/>
          <w:szCs w:val="22"/>
        </w:rPr>
        <w:t>Analysis of variables</w:t>
      </w:r>
    </w:p>
    <w:p w14:paraId="756601A7" w14:textId="74E645DF" w:rsidR="00B213E8" w:rsidRDefault="00B213E8" w:rsidP="00B213E8">
      <w:pPr>
        <w:spacing w:after="0"/>
        <w:rPr>
          <w:rFonts w:ascii="Times New Roman" w:eastAsia="Times New Roman" w:hAnsi="Times New Roman" w:cs="Times New Roman"/>
          <w:i w:val="0"/>
          <w:sz w:val="22"/>
          <w:szCs w:val="22"/>
        </w:rPr>
      </w:pPr>
      <w:r>
        <w:rPr>
          <w:rFonts w:eastAsia="Times New Roman"/>
          <w:noProof/>
        </w:rPr>
        <w:drawing>
          <wp:inline distT="0" distB="0" distL="0" distR="0" wp14:anchorId="15A33013" wp14:editId="6A9C82C6">
            <wp:extent cx="6858000" cy="2748915"/>
            <wp:effectExtent l="0" t="0" r="0" b="0"/>
            <wp:docPr id="1912661405" name="Picture 25" descr="A group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61405" name="Picture 25" descr="A group of graphs and diagram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58000" cy="2748915"/>
                    </a:xfrm>
                    <a:prstGeom prst="rect">
                      <a:avLst/>
                    </a:prstGeom>
                  </pic:spPr>
                </pic:pic>
              </a:graphicData>
            </a:graphic>
          </wp:inline>
        </w:drawing>
      </w:r>
    </w:p>
    <w:p w14:paraId="5D6E5F0D" w14:textId="77777777" w:rsidR="00840AEC" w:rsidRDefault="00840AEC" w:rsidP="00B213E8">
      <w:pPr>
        <w:spacing w:after="0"/>
        <w:rPr>
          <w:rFonts w:ascii="Times New Roman" w:eastAsia="Times New Roman" w:hAnsi="Times New Roman" w:cs="Times New Roman"/>
          <w:i w:val="0"/>
          <w:sz w:val="22"/>
          <w:szCs w:val="22"/>
        </w:rPr>
      </w:pPr>
    </w:p>
    <w:p w14:paraId="5D47F9F2" w14:textId="77777777" w:rsidR="00840AEC" w:rsidRDefault="00840AEC" w:rsidP="00B213E8">
      <w:pPr>
        <w:spacing w:after="0"/>
        <w:rPr>
          <w:rFonts w:ascii="Times New Roman" w:eastAsia="Times New Roman" w:hAnsi="Times New Roman" w:cs="Times New Roman"/>
          <w:i w:val="0"/>
          <w:sz w:val="22"/>
          <w:szCs w:val="22"/>
        </w:rPr>
      </w:pPr>
    </w:p>
    <w:p w14:paraId="6EDD39D1" w14:textId="77777777" w:rsidR="00840AEC" w:rsidRDefault="00840AEC" w:rsidP="00B213E8">
      <w:pPr>
        <w:spacing w:after="0"/>
        <w:rPr>
          <w:rFonts w:ascii="Times New Roman" w:eastAsia="Times New Roman" w:hAnsi="Times New Roman" w:cs="Times New Roman"/>
          <w:i w:val="0"/>
          <w:sz w:val="22"/>
          <w:szCs w:val="22"/>
        </w:rPr>
      </w:pPr>
    </w:p>
    <w:p w14:paraId="7097B757" w14:textId="77777777" w:rsidR="00840AEC" w:rsidRDefault="00840AEC" w:rsidP="00B213E8">
      <w:pPr>
        <w:spacing w:after="0"/>
        <w:rPr>
          <w:rFonts w:ascii="Times New Roman" w:eastAsia="Times New Roman" w:hAnsi="Times New Roman" w:cs="Times New Roman"/>
          <w:i w:val="0"/>
          <w:sz w:val="22"/>
          <w:szCs w:val="22"/>
        </w:rPr>
      </w:pPr>
    </w:p>
    <w:p w14:paraId="429E3178" w14:textId="77777777" w:rsidR="00840AEC" w:rsidRDefault="00840AEC" w:rsidP="00B213E8">
      <w:pPr>
        <w:spacing w:after="0"/>
        <w:rPr>
          <w:rFonts w:ascii="Times New Roman" w:eastAsia="Times New Roman" w:hAnsi="Times New Roman" w:cs="Times New Roman"/>
          <w:i w:val="0"/>
          <w:sz w:val="22"/>
          <w:szCs w:val="22"/>
        </w:rPr>
      </w:pPr>
    </w:p>
    <w:p w14:paraId="2D3F914E" w14:textId="77777777" w:rsidR="00840AEC" w:rsidRDefault="00840AEC" w:rsidP="00B213E8">
      <w:pPr>
        <w:spacing w:after="0"/>
        <w:rPr>
          <w:rFonts w:ascii="Times New Roman" w:eastAsia="Times New Roman" w:hAnsi="Times New Roman" w:cs="Times New Roman"/>
          <w:i w:val="0"/>
          <w:sz w:val="22"/>
          <w:szCs w:val="22"/>
        </w:rPr>
      </w:pPr>
    </w:p>
    <w:p w14:paraId="377E986A" w14:textId="77777777" w:rsidR="00840AEC" w:rsidRPr="00B213E8" w:rsidRDefault="00840AEC" w:rsidP="00B213E8">
      <w:pPr>
        <w:spacing w:after="0"/>
        <w:rPr>
          <w:rFonts w:ascii="Times New Roman" w:eastAsia="Times New Roman" w:hAnsi="Times New Roman" w:cs="Times New Roman"/>
          <w:i w:val="0"/>
          <w:sz w:val="22"/>
          <w:szCs w:val="22"/>
        </w:rPr>
      </w:pPr>
    </w:p>
    <w:p w14:paraId="6BFB2454" w14:textId="1F9E3771" w:rsidR="00724AF3" w:rsidRPr="009C0F33" w:rsidRDefault="00592844" w:rsidP="009C0F33">
      <w:pPr>
        <w:pStyle w:val="ListParagraph"/>
        <w:numPr>
          <w:ilvl w:val="0"/>
          <w:numId w:val="32"/>
        </w:numPr>
        <w:spacing w:after="0"/>
        <w:rPr>
          <w:rFonts w:ascii="Times New Roman" w:eastAsia="Times New Roman" w:hAnsi="Times New Roman" w:cs="Times New Roman"/>
          <w:i w:val="0"/>
          <w:sz w:val="22"/>
          <w:szCs w:val="22"/>
        </w:rPr>
      </w:pPr>
      <w:r w:rsidRPr="009C0F33">
        <w:rPr>
          <w:rFonts w:ascii="Times New Roman" w:eastAsia="Times New Roman" w:hAnsi="Times New Roman" w:cs="Times New Roman"/>
          <w:b/>
          <w:i w:val="0"/>
          <w:sz w:val="24"/>
          <w:szCs w:val="24"/>
        </w:rPr>
        <w:lastRenderedPageBreak/>
        <w:t>Analyze user behavior:</w:t>
      </w:r>
    </w:p>
    <w:p w14:paraId="4C229578" w14:textId="77777777" w:rsidR="00A43A86" w:rsidRPr="00A43A86" w:rsidRDefault="00A43A86" w:rsidP="00A43A86">
      <w:pPr>
        <w:spacing w:after="0"/>
        <w:rPr>
          <w:rFonts w:ascii="Times New Roman" w:eastAsia="Times New Roman" w:hAnsi="Times New Roman" w:cs="Times New Roman"/>
          <w:i w:val="0"/>
          <w:sz w:val="22"/>
          <w:szCs w:val="22"/>
        </w:rPr>
      </w:pPr>
      <w:r w:rsidRPr="00A43A86">
        <w:rPr>
          <w:rFonts w:ascii="Times New Roman" w:eastAsia="Times New Roman" w:hAnsi="Times New Roman" w:cs="Times New Roman"/>
          <w:i w:val="0"/>
          <w:sz w:val="22"/>
          <w:szCs w:val="22"/>
        </w:rPr>
        <w:t>In our endeavor to understand and enhance user interactions within the Open Metaverse's financial ecosystem, we've employed advanced machine learning techniques, notably K-means clustering, to analyze and interpret user behavior patterns. This approach is pivotal for personalizing financial services, optimizing user experience, and fortifying security measures. Here is a detailed explanation of the initial stages of our model development, focusing on data preprocessing and the selection of the optimal number of clusters for K-means analysis.</w:t>
      </w:r>
    </w:p>
    <w:p w14:paraId="65CCFDD9" w14:textId="77777777" w:rsidR="00A43A86" w:rsidRPr="00A43A86" w:rsidRDefault="00A43A86" w:rsidP="00A43A86">
      <w:pPr>
        <w:spacing w:after="0"/>
        <w:rPr>
          <w:rFonts w:ascii="Times New Roman" w:eastAsia="Times New Roman" w:hAnsi="Times New Roman" w:cs="Times New Roman"/>
          <w:i w:val="0"/>
          <w:sz w:val="22"/>
          <w:szCs w:val="22"/>
        </w:rPr>
      </w:pPr>
    </w:p>
    <w:p w14:paraId="04336532" w14:textId="77777777" w:rsidR="00A43A86" w:rsidRPr="00A43A86" w:rsidRDefault="00A43A86" w:rsidP="00A43A86">
      <w:pPr>
        <w:spacing w:after="0"/>
        <w:rPr>
          <w:rFonts w:ascii="Times New Roman" w:eastAsia="Times New Roman" w:hAnsi="Times New Roman" w:cs="Times New Roman"/>
          <w:i w:val="0"/>
          <w:sz w:val="22"/>
          <w:szCs w:val="22"/>
        </w:rPr>
      </w:pPr>
      <w:r w:rsidRPr="00A43A86">
        <w:rPr>
          <w:rFonts w:ascii="Times New Roman" w:eastAsia="Times New Roman" w:hAnsi="Times New Roman" w:cs="Times New Roman"/>
          <w:i w:val="0"/>
          <w:sz w:val="22"/>
          <w:szCs w:val="22"/>
        </w:rPr>
        <w:t>### Model Development: Part 1 - Data Preprocessing</w:t>
      </w:r>
    </w:p>
    <w:p w14:paraId="42BDF034" w14:textId="77777777" w:rsidR="00A43A86" w:rsidRPr="00A43A86" w:rsidRDefault="00A43A86" w:rsidP="00A43A86">
      <w:pPr>
        <w:spacing w:after="0"/>
        <w:rPr>
          <w:rFonts w:ascii="Times New Roman" w:eastAsia="Times New Roman" w:hAnsi="Times New Roman" w:cs="Times New Roman"/>
          <w:i w:val="0"/>
          <w:sz w:val="22"/>
          <w:szCs w:val="22"/>
        </w:rPr>
      </w:pPr>
    </w:p>
    <w:p w14:paraId="0BB4C7D8" w14:textId="50C7F71B" w:rsidR="00A43A86" w:rsidRPr="00A43A86" w:rsidRDefault="00A43A86" w:rsidP="00A43A86">
      <w:pPr>
        <w:spacing w:after="0"/>
        <w:rPr>
          <w:rFonts w:ascii="Times New Roman" w:eastAsia="Times New Roman" w:hAnsi="Times New Roman" w:cs="Times New Roman"/>
          <w:i w:val="0"/>
          <w:sz w:val="22"/>
          <w:szCs w:val="22"/>
        </w:rPr>
      </w:pPr>
      <w:r w:rsidRPr="00A43A86">
        <w:rPr>
          <w:rFonts w:ascii="Times New Roman" w:eastAsia="Times New Roman" w:hAnsi="Times New Roman" w:cs="Times New Roman"/>
          <w:i w:val="0"/>
          <w:sz w:val="22"/>
          <w:szCs w:val="22"/>
        </w:rPr>
        <w:t xml:space="preserve">1. </w:t>
      </w:r>
      <w:r w:rsidRPr="00DF1B1F">
        <w:rPr>
          <w:rFonts w:ascii="Times New Roman" w:eastAsia="Times New Roman" w:hAnsi="Times New Roman" w:cs="Times New Roman"/>
          <w:b/>
          <w:bCs/>
          <w:i w:val="0"/>
          <w:sz w:val="22"/>
          <w:szCs w:val="22"/>
        </w:rPr>
        <w:t>Data Preparation:</w:t>
      </w:r>
    </w:p>
    <w:p w14:paraId="316371DA" w14:textId="77777777" w:rsidR="00A43A86" w:rsidRPr="00A43A86" w:rsidRDefault="00A43A86" w:rsidP="00A43A86">
      <w:pPr>
        <w:spacing w:after="0"/>
        <w:rPr>
          <w:rFonts w:ascii="Times New Roman" w:eastAsia="Times New Roman" w:hAnsi="Times New Roman" w:cs="Times New Roman"/>
          <w:i w:val="0"/>
          <w:sz w:val="22"/>
          <w:szCs w:val="22"/>
        </w:rPr>
      </w:pPr>
      <w:r w:rsidRPr="00A43A86">
        <w:rPr>
          <w:rFonts w:ascii="Times New Roman" w:eastAsia="Times New Roman" w:hAnsi="Times New Roman" w:cs="Times New Roman"/>
          <w:i w:val="0"/>
          <w:sz w:val="22"/>
          <w:szCs w:val="22"/>
        </w:rPr>
        <w:t xml:space="preserve">   We begin by importing essential Python libraries and modules such as Pandas for data manipulation, `</w:t>
      </w:r>
      <w:proofErr w:type="spellStart"/>
      <w:r w:rsidRPr="00A43A86">
        <w:rPr>
          <w:rFonts w:ascii="Times New Roman" w:eastAsia="Times New Roman" w:hAnsi="Times New Roman" w:cs="Times New Roman"/>
          <w:i w:val="0"/>
          <w:sz w:val="22"/>
          <w:szCs w:val="22"/>
        </w:rPr>
        <w:t>StandardScaler</w:t>
      </w:r>
      <w:proofErr w:type="spellEnd"/>
      <w:r w:rsidRPr="00A43A86">
        <w:rPr>
          <w:rFonts w:ascii="Times New Roman" w:eastAsia="Times New Roman" w:hAnsi="Times New Roman" w:cs="Times New Roman"/>
          <w:i w:val="0"/>
          <w:sz w:val="22"/>
          <w:szCs w:val="22"/>
        </w:rPr>
        <w:t>` and `</w:t>
      </w:r>
      <w:proofErr w:type="spellStart"/>
      <w:r w:rsidRPr="00A43A86">
        <w:rPr>
          <w:rFonts w:ascii="Times New Roman" w:eastAsia="Times New Roman" w:hAnsi="Times New Roman" w:cs="Times New Roman"/>
          <w:i w:val="0"/>
          <w:sz w:val="22"/>
          <w:szCs w:val="22"/>
        </w:rPr>
        <w:t>OneHotEncoder</w:t>
      </w:r>
      <w:proofErr w:type="spellEnd"/>
      <w:r w:rsidRPr="00A43A86">
        <w:rPr>
          <w:rFonts w:ascii="Times New Roman" w:eastAsia="Times New Roman" w:hAnsi="Times New Roman" w:cs="Times New Roman"/>
          <w:i w:val="0"/>
          <w:sz w:val="22"/>
          <w:szCs w:val="22"/>
        </w:rPr>
        <w:t>` from `</w:t>
      </w:r>
      <w:proofErr w:type="spellStart"/>
      <w:proofErr w:type="gramStart"/>
      <w:r w:rsidRPr="00A43A86">
        <w:rPr>
          <w:rFonts w:ascii="Times New Roman" w:eastAsia="Times New Roman" w:hAnsi="Times New Roman" w:cs="Times New Roman"/>
          <w:i w:val="0"/>
          <w:sz w:val="22"/>
          <w:szCs w:val="22"/>
        </w:rPr>
        <w:t>sklearn.preprocessing</w:t>
      </w:r>
      <w:proofErr w:type="spellEnd"/>
      <w:proofErr w:type="gramEnd"/>
      <w:r w:rsidRPr="00A43A86">
        <w:rPr>
          <w:rFonts w:ascii="Times New Roman" w:eastAsia="Times New Roman" w:hAnsi="Times New Roman" w:cs="Times New Roman"/>
          <w:i w:val="0"/>
          <w:sz w:val="22"/>
          <w:szCs w:val="22"/>
        </w:rPr>
        <w:t>` for feature scaling and encoding, and `</w:t>
      </w:r>
      <w:proofErr w:type="spellStart"/>
      <w:r w:rsidRPr="00A43A86">
        <w:rPr>
          <w:rFonts w:ascii="Times New Roman" w:eastAsia="Times New Roman" w:hAnsi="Times New Roman" w:cs="Times New Roman"/>
          <w:i w:val="0"/>
          <w:sz w:val="22"/>
          <w:szCs w:val="22"/>
        </w:rPr>
        <w:t>ColumnTransformer</w:t>
      </w:r>
      <w:proofErr w:type="spellEnd"/>
      <w:r w:rsidRPr="00A43A86">
        <w:rPr>
          <w:rFonts w:ascii="Times New Roman" w:eastAsia="Times New Roman" w:hAnsi="Times New Roman" w:cs="Times New Roman"/>
          <w:i w:val="0"/>
          <w:sz w:val="22"/>
          <w:szCs w:val="22"/>
        </w:rPr>
        <w:t>` from `</w:t>
      </w:r>
      <w:proofErr w:type="spellStart"/>
      <w:r w:rsidRPr="00A43A86">
        <w:rPr>
          <w:rFonts w:ascii="Times New Roman" w:eastAsia="Times New Roman" w:hAnsi="Times New Roman" w:cs="Times New Roman"/>
          <w:i w:val="0"/>
          <w:sz w:val="22"/>
          <w:szCs w:val="22"/>
        </w:rPr>
        <w:t>sklearn.compose</w:t>
      </w:r>
      <w:proofErr w:type="spellEnd"/>
      <w:r w:rsidRPr="00A43A86">
        <w:rPr>
          <w:rFonts w:ascii="Times New Roman" w:eastAsia="Times New Roman" w:hAnsi="Times New Roman" w:cs="Times New Roman"/>
          <w:i w:val="0"/>
          <w:sz w:val="22"/>
          <w:szCs w:val="22"/>
        </w:rPr>
        <w:t>` to apply these transformations appropriately to different data types.</w:t>
      </w:r>
    </w:p>
    <w:p w14:paraId="4F137D81" w14:textId="77777777" w:rsidR="00A43A86" w:rsidRPr="00A43A86" w:rsidRDefault="00A43A86" w:rsidP="00A43A86">
      <w:pPr>
        <w:spacing w:after="0"/>
        <w:rPr>
          <w:rFonts w:ascii="Times New Roman" w:eastAsia="Times New Roman" w:hAnsi="Times New Roman" w:cs="Times New Roman"/>
          <w:i w:val="0"/>
          <w:sz w:val="22"/>
          <w:szCs w:val="22"/>
        </w:rPr>
      </w:pPr>
    </w:p>
    <w:p w14:paraId="39C29861" w14:textId="17A0A8D6" w:rsidR="00A43A86" w:rsidRPr="00A43A86" w:rsidRDefault="00A43A86" w:rsidP="00A43A86">
      <w:pPr>
        <w:spacing w:after="0"/>
        <w:rPr>
          <w:rFonts w:ascii="Times New Roman" w:eastAsia="Times New Roman" w:hAnsi="Times New Roman" w:cs="Times New Roman"/>
          <w:i w:val="0"/>
          <w:sz w:val="22"/>
          <w:szCs w:val="22"/>
        </w:rPr>
      </w:pPr>
      <w:r w:rsidRPr="00A43A86">
        <w:rPr>
          <w:rFonts w:ascii="Times New Roman" w:eastAsia="Times New Roman" w:hAnsi="Times New Roman" w:cs="Times New Roman"/>
          <w:i w:val="0"/>
          <w:sz w:val="22"/>
          <w:szCs w:val="22"/>
        </w:rPr>
        <w:t xml:space="preserve">2. </w:t>
      </w:r>
      <w:r w:rsidRPr="00DF1B1F">
        <w:rPr>
          <w:rFonts w:ascii="Times New Roman" w:eastAsia="Times New Roman" w:hAnsi="Times New Roman" w:cs="Times New Roman"/>
          <w:b/>
          <w:bCs/>
          <w:i w:val="0"/>
          <w:sz w:val="22"/>
          <w:szCs w:val="22"/>
        </w:rPr>
        <w:t>Feature Selection:</w:t>
      </w:r>
    </w:p>
    <w:p w14:paraId="795C84E5" w14:textId="77777777" w:rsidR="00A43A86" w:rsidRPr="00A43A86" w:rsidRDefault="00A43A86" w:rsidP="00A43A86">
      <w:pPr>
        <w:spacing w:after="0"/>
        <w:rPr>
          <w:rFonts w:ascii="Times New Roman" w:eastAsia="Times New Roman" w:hAnsi="Times New Roman" w:cs="Times New Roman"/>
          <w:i w:val="0"/>
          <w:sz w:val="22"/>
          <w:szCs w:val="22"/>
        </w:rPr>
      </w:pPr>
      <w:r w:rsidRPr="00A43A86">
        <w:rPr>
          <w:rFonts w:ascii="Times New Roman" w:eastAsia="Times New Roman" w:hAnsi="Times New Roman" w:cs="Times New Roman"/>
          <w:i w:val="0"/>
          <w:sz w:val="22"/>
          <w:szCs w:val="22"/>
        </w:rPr>
        <w:t xml:space="preserve">   We identify key numerical and categorical features that are likely to influence user behavior patterns:</w:t>
      </w:r>
    </w:p>
    <w:p w14:paraId="6D634637" w14:textId="72DEC507" w:rsidR="00A43A86" w:rsidRPr="00A43A86" w:rsidRDefault="00A43A86" w:rsidP="00A43A86">
      <w:pPr>
        <w:spacing w:after="0"/>
        <w:rPr>
          <w:rFonts w:ascii="Times New Roman" w:eastAsia="Times New Roman" w:hAnsi="Times New Roman" w:cs="Times New Roman"/>
          <w:i w:val="0"/>
          <w:sz w:val="22"/>
          <w:szCs w:val="22"/>
        </w:rPr>
      </w:pPr>
      <w:r w:rsidRPr="00A43A86">
        <w:rPr>
          <w:rFonts w:ascii="Times New Roman" w:eastAsia="Times New Roman" w:hAnsi="Times New Roman" w:cs="Times New Roman"/>
          <w:i w:val="0"/>
          <w:sz w:val="22"/>
          <w:szCs w:val="22"/>
        </w:rPr>
        <w:t xml:space="preserve">   - </w:t>
      </w:r>
      <w:r w:rsidRPr="00DF1B1F">
        <w:rPr>
          <w:rFonts w:ascii="Times New Roman" w:eastAsia="Times New Roman" w:hAnsi="Times New Roman" w:cs="Times New Roman"/>
          <w:b/>
          <w:bCs/>
          <w:i w:val="0"/>
          <w:sz w:val="22"/>
          <w:szCs w:val="22"/>
        </w:rPr>
        <w:t>Numerical Features:</w:t>
      </w:r>
      <w:r w:rsidRPr="00A43A86">
        <w:rPr>
          <w:rFonts w:ascii="Times New Roman" w:eastAsia="Times New Roman" w:hAnsi="Times New Roman" w:cs="Times New Roman"/>
          <w:i w:val="0"/>
          <w:sz w:val="22"/>
          <w:szCs w:val="22"/>
        </w:rPr>
        <w:t xml:space="preserve"> These include 'amount', '</w:t>
      </w:r>
      <w:proofErr w:type="spellStart"/>
      <w:r w:rsidRPr="00A43A86">
        <w:rPr>
          <w:rFonts w:ascii="Times New Roman" w:eastAsia="Times New Roman" w:hAnsi="Times New Roman" w:cs="Times New Roman"/>
          <w:i w:val="0"/>
          <w:sz w:val="22"/>
          <w:szCs w:val="22"/>
        </w:rPr>
        <w:t>ip_prefix</w:t>
      </w:r>
      <w:proofErr w:type="spellEnd"/>
      <w:r w:rsidRPr="00A43A86">
        <w:rPr>
          <w:rFonts w:ascii="Times New Roman" w:eastAsia="Times New Roman" w:hAnsi="Times New Roman" w:cs="Times New Roman"/>
          <w:i w:val="0"/>
          <w:sz w:val="22"/>
          <w:szCs w:val="22"/>
        </w:rPr>
        <w:t>', '</w:t>
      </w:r>
      <w:proofErr w:type="spellStart"/>
      <w:r w:rsidRPr="00A43A86">
        <w:rPr>
          <w:rFonts w:ascii="Times New Roman" w:eastAsia="Times New Roman" w:hAnsi="Times New Roman" w:cs="Times New Roman"/>
          <w:i w:val="0"/>
          <w:sz w:val="22"/>
          <w:szCs w:val="22"/>
        </w:rPr>
        <w:t>login_frequency</w:t>
      </w:r>
      <w:proofErr w:type="spellEnd"/>
      <w:r w:rsidRPr="00A43A86">
        <w:rPr>
          <w:rFonts w:ascii="Times New Roman" w:eastAsia="Times New Roman" w:hAnsi="Times New Roman" w:cs="Times New Roman"/>
          <w:i w:val="0"/>
          <w:sz w:val="22"/>
          <w:szCs w:val="22"/>
        </w:rPr>
        <w:t>', '</w:t>
      </w:r>
      <w:proofErr w:type="spellStart"/>
      <w:r w:rsidRPr="00A43A86">
        <w:rPr>
          <w:rFonts w:ascii="Times New Roman" w:eastAsia="Times New Roman" w:hAnsi="Times New Roman" w:cs="Times New Roman"/>
          <w:i w:val="0"/>
          <w:sz w:val="22"/>
          <w:szCs w:val="22"/>
        </w:rPr>
        <w:t>session_duration</w:t>
      </w:r>
      <w:proofErr w:type="spellEnd"/>
      <w:r w:rsidRPr="00A43A86">
        <w:rPr>
          <w:rFonts w:ascii="Times New Roman" w:eastAsia="Times New Roman" w:hAnsi="Times New Roman" w:cs="Times New Roman"/>
          <w:i w:val="0"/>
          <w:sz w:val="22"/>
          <w:szCs w:val="22"/>
        </w:rPr>
        <w:t>', and '</w:t>
      </w:r>
      <w:proofErr w:type="spellStart"/>
      <w:r w:rsidRPr="00A43A86">
        <w:rPr>
          <w:rFonts w:ascii="Times New Roman" w:eastAsia="Times New Roman" w:hAnsi="Times New Roman" w:cs="Times New Roman"/>
          <w:i w:val="0"/>
          <w:sz w:val="22"/>
          <w:szCs w:val="22"/>
        </w:rPr>
        <w:t>risk_score</w:t>
      </w:r>
      <w:proofErr w:type="spellEnd"/>
      <w:r w:rsidRPr="00A43A86">
        <w:rPr>
          <w:rFonts w:ascii="Times New Roman" w:eastAsia="Times New Roman" w:hAnsi="Times New Roman" w:cs="Times New Roman"/>
          <w:i w:val="0"/>
          <w:sz w:val="22"/>
          <w:szCs w:val="22"/>
        </w:rPr>
        <w:t>'. These features provide quantitative insights into user activities and risk profiles.</w:t>
      </w:r>
    </w:p>
    <w:p w14:paraId="1489A3F2" w14:textId="1B69BFFA" w:rsidR="00A43A86" w:rsidRPr="00A43A86" w:rsidRDefault="00A43A86" w:rsidP="00A43A86">
      <w:pPr>
        <w:spacing w:after="0"/>
        <w:rPr>
          <w:rFonts w:ascii="Times New Roman" w:eastAsia="Times New Roman" w:hAnsi="Times New Roman" w:cs="Times New Roman"/>
          <w:i w:val="0"/>
          <w:sz w:val="22"/>
          <w:szCs w:val="22"/>
        </w:rPr>
      </w:pPr>
      <w:r w:rsidRPr="00A43A86">
        <w:rPr>
          <w:rFonts w:ascii="Times New Roman" w:eastAsia="Times New Roman" w:hAnsi="Times New Roman" w:cs="Times New Roman"/>
          <w:i w:val="0"/>
          <w:sz w:val="22"/>
          <w:szCs w:val="22"/>
        </w:rPr>
        <w:t xml:space="preserve">   - </w:t>
      </w:r>
      <w:r w:rsidRPr="00DF1B1F">
        <w:rPr>
          <w:rFonts w:ascii="Times New Roman" w:eastAsia="Times New Roman" w:hAnsi="Times New Roman" w:cs="Times New Roman"/>
          <w:b/>
          <w:bCs/>
          <w:i w:val="0"/>
          <w:sz w:val="22"/>
          <w:szCs w:val="22"/>
        </w:rPr>
        <w:t>Categorical Features:</w:t>
      </w:r>
      <w:r w:rsidRPr="00A43A86">
        <w:rPr>
          <w:rFonts w:ascii="Times New Roman" w:eastAsia="Times New Roman" w:hAnsi="Times New Roman" w:cs="Times New Roman"/>
          <w:i w:val="0"/>
          <w:sz w:val="22"/>
          <w:szCs w:val="22"/>
        </w:rPr>
        <w:t xml:space="preserve"> These are '</w:t>
      </w:r>
      <w:proofErr w:type="spellStart"/>
      <w:r w:rsidRPr="00A43A86">
        <w:rPr>
          <w:rFonts w:ascii="Times New Roman" w:eastAsia="Times New Roman" w:hAnsi="Times New Roman" w:cs="Times New Roman"/>
          <w:i w:val="0"/>
          <w:sz w:val="22"/>
          <w:szCs w:val="22"/>
        </w:rPr>
        <w:t>transaction_type</w:t>
      </w:r>
      <w:proofErr w:type="spellEnd"/>
      <w:r w:rsidRPr="00A43A86">
        <w:rPr>
          <w:rFonts w:ascii="Times New Roman" w:eastAsia="Times New Roman" w:hAnsi="Times New Roman" w:cs="Times New Roman"/>
          <w:i w:val="0"/>
          <w:sz w:val="22"/>
          <w:szCs w:val="22"/>
        </w:rPr>
        <w:t>', '</w:t>
      </w:r>
      <w:proofErr w:type="spellStart"/>
      <w:r w:rsidRPr="00A43A86">
        <w:rPr>
          <w:rFonts w:ascii="Times New Roman" w:eastAsia="Times New Roman" w:hAnsi="Times New Roman" w:cs="Times New Roman"/>
          <w:i w:val="0"/>
          <w:sz w:val="22"/>
          <w:szCs w:val="22"/>
        </w:rPr>
        <w:t>location_region</w:t>
      </w:r>
      <w:proofErr w:type="spellEnd"/>
      <w:r w:rsidRPr="00A43A86">
        <w:rPr>
          <w:rFonts w:ascii="Times New Roman" w:eastAsia="Times New Roman" w:hAnsi="Times New Roman" w:cs="Times New Roman"/>
          <w:i w:val="0"/>
          <w:sz w:val="22"/>
          <w:szCs w:val="22"/>
        </w:rPr>
        <w:t>', and '</w:t>
      </w:r>
      <w:proofErr w:type="spellStart"/>
      <w:r w:rsidRPr="00A43A86">
        <w:rPr>
          <w:rFonts w:ascii="Times New Roman" w:eastAsia="Times New Roman" w:hAnsi="Times New Roman" w:cs="Times New Roman"/>
          <w:i w:val="0"/>
          <w:sz w:val="22"/>
          <w:szCs w:val="22"/>
        </w:rPr>
        <w:t>age_group</w:t>
      </w:r>
      <w:proofErr w:type="spellEnd"/>
      <w:r w:rsidRPr="00A43A86">
        <w:rPr>
          <w:rFonts w:ascii="Times New Roman" w:eastAsia="Times New Roman" w:hAnsi="Times New Roman" w:cs="Times New Roman"/>
          <w:i w:val="0"/>
          <w:sz w:val="22"/>
          <w:szCs w:val="22"/>
        </w:rPr>
        <w:t>', which offer qualitative context about the transactions and demographic aspects of the users.</w:t>
      </w:r>
    </w:p>
    <w:p w14:paraId="7F63270B" w14:textId="77777777" w:rsidR="00A43A86" w:rsidRPr="00A43A86" w:rsidRDefault="00A43A86" w:rsidP="00A43A86">
      <w:pPr>
        <w:spacing w:after="0"/>
        <w:rPr>
          <w:rFonts w:ascii="Times New Roman" w:eastAsia="Times New Roman" w:hAnsi="Times New Roman" w:cs="Times New Roman"/>
          <w:i w:val="0"/>
          <w:sz w:val="22"/>
          <w:szCs w:val="22"/>
        </w:rPr>
      </w:pPr>
    </w:p>
    <w:p w14:paraId="19DDD0AD" w14:textId="276A0427" w:rsidR="00A43A86" w:rsidRPr="00A43A86" w:rsidRDefault="00A43A86" w:rsidP="00A43A86">
      <w:pPr>
        <w:spacing w:after="0"/>
        <w:rPr>
          <w:rFonts w:ascii="Times New Roman" w:eastAsia="Times New Roman" w:hAnsi="Times New Roman" w:cs="Times New Roman"/>
          <w:i w:val="0"/>
          <w:sz w:val="22"/>
          <w:szCs w:val="22"/>
        </w:rPr>
      </w:pPr>
      <w:r w:rsidRPr="00A43A86">
        <w:rPr>
          <w:rFonts w:ascii="Times New Roman" w:eastAsia="Times New Roman" w:hAnsi="Times New Roman" w:cs="Times New Roman"/>
          <w:i w:val="0"/>
          <w:sz w:val="22"/>
          <w:szCs w:val="22"/>
        </w:rPr>
        <w:t xml:space="preserve">3. </w:t>
      </w:r>
      <w:r w:rsidRPr="00DF1B1F">
        <w:rPr>
          <w:rFonts w:ascii="Times New Roman" w:eastAsia="Times New Roman" w:hAnsi="Times New Roman" w:cs="Times New Roman"/>
          <w:b/>
          <w:bCs/>
          <w:i w:val="0"/>
          <w:sz w:val="22"/>
          <w:szCs w:val="22"/>
        </w:rPr>
        <w:t>Preprocessing Pipeline:</w:t>
      </w:r>
    </w:p>
    <w:p w14:paraId="6D9B441A" w14:textId="77777777" w:rsidR="00A43A86" w:rsidRPr="00A43A86" w:rsidRDefault="00A43A86" w:rsidP="00A43A86">
      <w:pPr>
        <w:spacing w:after="0"/>
        <w:rPr>
          <w:rFonts w:ascii="Times New Roman" w:eastAsia="Times New Roman" w:hAnsi="Times New Roman" w:cs="Times New Roman"/>
          <w:i w:val="0"/>
          <w:sz w:val="22"/>
          <w:szCs w:val="22"/>
        </w:rPr>
      </w:pPr>
      <w:r w:rsidRPr="00A43A86">
        <w:rPr>
          <w:rFonts w:ascii="Times New Roman" w:eastAsia="Times New Roman" w:hAnsi="Times New Roman" w:cs="Times New Roman"/>
          <w:i w:val="0"/>
          <w:sz w:val="22"/>
          <w:szCs w:val="22"/>
        </w:rPr>
        <w:t xml:space="preserve">   A `</w:t>
      </w:r>
      <w:proofErr w:type="spellStart"/>
      <w:r w:rsidRPr="00A43A86">
        <w:rPr>
          <w:rFonts w:ascii="Times New Roman" w:eastAsia="Times New Roman" w:hAnsi="Times New Roman" w:cs="Times New Roman"/>
          <w:i w:val="0"/>
          <w:sz w:val="22"/>
          <w:szCs w:val="22"/>
        </w:rPr>
        <w:t>ColumnTransformer</w:t>
      </w:r>
      <w:proofErr w:type="spellEnd"/>
      <w:r w:rsidRPr="00A43A86">
        <w:rPr>
          <w:rFonts w:ascii="Times New Roman" w:eastAsia="Times New Roman" w:hAnsi="Times New Roman" w:cs="Times New Roman"/>
          <w:i w:val="0"/>
          <w:sz w:val="22"/>
          <w:szCs w:val="22"/>
        </w:rPr>
        <w:t>` is created to apply different preprocessing strategies to the numerical and categorical data:</w:t>
      </w:r>
    </w:p>
    <w:p w14:paraId="78908FAE" w14:textId="3BF5C534" w:rsidR="00A43A86" w:rsidRPr="00A43A86" w:rsidRDefault="00A43A86" w:rsidP="00A43A86">
      <w:pPr>
        <w:spacing w:after="0"/>
        <w:rPr>
          <w:rFonts w:ascii="Times New Roman" w:eastAsia="Times New Roman" w:hAnsi="Times New Roman" w:cs="Times New Roman"/>
          <w:i w:val="0"/>
          <w:sz w:val="22"/>
          <w:szCs w:val="22"/>
        </w:rPr>
      </w:pPr>
      <w:r w:rsidRPr="00A43A86">
        <w:rPr>
          <w:rFonts w:ascii="Times New Roman" w:eastAsia="Times New Roman" w:hAnsi="Times New Roman" w:cs="Times New Roman"/>
          <w:i w:val="0"/>
          <w:sz w:val="22"/>
          <w:szCs w:val="22"/>
        </w:rPr>
        <w:t xml:space="preserve">   - </w:t>
      </w:r>
      <w:r w:rsidRPr="00DF1B1F">
        <w:rPr>
          <w:rFonts w:ascii="Times New Roman" w:eastAsia="Times New Roman" w:hAnsi="Times New Roman" w:cs="Times New Roman"/>
          <w:b/>
          <w:bCs/>
          <w:i w:val="0"/>
          <w:sz w:val="22"/>
          <w:szCs w:val="22"/>
        </w:rPr>
        <w:t xml:space="preserve">Numerical </w:t>
      </w:r>
      <w:proofErr w:type="gramStart"/>
      <w:r w:rsidRPr="00DF1B1F">
        <w:rPr>
          <w:rFonts w:ascii="Times New Roman" w:eastAsia="Times New Roman" w:hAnsi="Times New Roman" w:cs="Times New Roman"/>
          <w:b/>
          <w:bCs/>
          <w:i w:val="0"/>
          <w:sz w:val="22"/>
          <w:szCs w:val="22"/>
        </w:rPr>
        <w:t>Data</w:t>
      </w:r>
      <w:r w:rsidR="00DF1B1F" w:rsidRPr="00DF1B1F">
        <w:rPr>
          <w:rFonts w:ascii="Times New Roman" w:eastAsia="Times New Roman" w:hAnsi="Times New Roman" w:cs="Times New Roman"/>
          <w:b/>
          <w:bCs/>
          <w:i w:val="0"/>
          <w:sz w:val="22"/>
          <w:szCs w:val="22"/>
        </w:rPr>
        <w:t xml:space="preserve"> </w:t>
      </w:r>
      <w:r w:rsidRPr="00DF1B1F">
        <w:rPr>
          <w:rFonts w:ascii="Times New Roman" w:eastAsia="Times New Roman" w:hAnsi="Times New Roman" w:cs="Times New Roman"/>
          <w:b/>
          <w:bCs/>
          <w:i w:val="0"/>
          <w:sz w:val="22"/>
          <w:szCs w:val="22"/>
        </w:rPr>
        <w:t>:</w:t>
      </w:r>
      <w:proofErr w:type="gramEnd"/>
      <w:r w:rsidRPr="00A43A86">
        <w:rPr>
          <w:rFonts w:ascii="Times New Roman" w:eastAsia="Times New Roman" w:hAnsi="Times New Roman" w:cs="Times New Roman"/>
          <w:i w:val="0"/>
          <w:sz w:val="22"/>
          <w:szCs w:val="22"/>
        </w:rPr>
        <w:t xml:space="preserve"> `</w:t>
      </w:r>
      <w:proofErr w:type="spellStart"/>
      <w:r w:rsidRPr="00A43A86">
        <w:rPr>
          <w:rFonts w:ascii="Times New Roman" w:eastAsia="Times New Roman" w:hAnsi="Times New Roman" w:cs="Times New Roman"/>
          <w:i w:val="0"/>
          <w:sz w:val="22"/>
          <w:szCs w:val="22"/>
        </w:rPr>
        <w:t>StandardScaler</w:t>
      </w:r>
      <w:proofErr w:type="spellEnd"/>
      <w:r w:rsidRPr="00A43A86">
        <w:rPr>
          <w:rFonts w:ascii="Times New Roman" w:eastAsia="Times New Roman" w:hAnsi="Times New Roman" w:cs="Times New Roman"/>
          <w:i w:val="0"/>
          <w:sz w:val="22"/>
          <w:szCs w:val="22"/>
        </w:rPr>
        <w:t>` is used to normalize the numerical features, ensuring that our model isn't biased by the scale of the data.</w:t>
      </w:r>
    </w:p>
    <w:p w14:paraId="5CE4F82D" w14:textId="3921FE01" w:rsidR="00A43A86" w:rsidRPr="00A43A86" w:rsidRDefault="00A43A86" w:rsidP="00A43A86">
      <w:pPr>
        <w:spacing w:after="0"/>
        <w:rPr>
          <w:rFonts w:ascii="Times New Roman" w:eastAsia="Times New Roman" w:hAnsi="Times New Roman" w:cs="Times New Roman"/>
          <w:i w:val="0"/>
          <w:sz w:val="22"/>
          <w:szCs w:val="22"/>
        </w:rPr>
      </w:pPr>
      <w:r w:rsidRPr="00A43A86">
        <w:rPr>
          <w:rFonts w:ascii="Times New Roman" w:eastAsia="Times New Roman" w:hAnsi="Times New Roman" w:cs="Times New Roman"/>
          <w:i w:val="0"/>
          <w:sz w:val="22"/>
          <w:szCs w:val="22"/>
        </w:rPr>
        <w:t xml:space="preserve">   - </w:t>
      </w:r>
      <w:r w:rsidRPr="00DF1B1F">
        <w:rPr>
          <w:rFonts w:ascii="Times New Roman" w:eastAsia="Times New Roman" w:hAnsi="Times New Roman" w:cs="Times New Roman"/>
          <w:b/>
          <w:bCs/>
          <w:i w:val="0"/>
          <w:sz w:val="22"/>
          <w:szCs w:val="22"/>
        </w:rPr>
        <w:t xml:space="preserve">Categorical </w:t>
      </w:r>
      <w:proofErr w:type="gramStart"/>
      <w:r w:rsidRPr="00DF1B1F">
        <w:rPr>
          <w:rFonts w:ascii="Times New Roman" w:eastAsia="Times New Roman" w:hAnsi="Times New Roman" w:cs="Times New Roman"/>
          <w:b/>
          <w:bCs/>
          <w:i w:val="0"/>
          <w:sz w:val="22"/>
          <w:szCs w:val="22"/>
        </w:rPr>
        <w:t>Data</w:t>
      </w:r>
      <w:r w:rsidR="00DF1B1F">
        <w:rPr>
          <w:rFonts w:ascii="Times New Roman" w:eastAsia="Times New Roman" w:hAnsi="Times New Roman" w:cs="Times New Roman"/>
          <w:b/>
          <w:bCs/>
          <w:i w:val="0"/>
          <w:sz w:val="22"/>
          <w:szCs w:val="22"/>
        </w:rPr>
        <w:t xml:space="preserve"> </w:t>
      </w:r>
      <w:r w:rsidRPr="00DF1B1F">
        <w:rPr>
          <w:rFonts w:ascii="Times New Roman" w:eastAsia="Times New Roman" w:hAnsi="Times New Roman" w:cs="Times New Roman"/>
          <w:b/>
          <w:bCs/>
          <w:i w:val="0"/>
          <w:sz w:val="22"/>
          <w:szCs w:val="22"/>
        </w:rPr>
        <w:t>:</w:t>
      </w:r>
      <w:proofErr w:type="gramEnd"/>
      <w:r w:rsidRPr="00A43A86">
        <w:rPr>
          <w:rFonts w:ascii="Times New Roman" w:eastAsia="Times New Roman" w:hAnsi="Times New Roman" w:cs="Times New Roman"/>
          <w:i w:val="0"/>
          <w:sz w:val="22"/>
          <w:szCs w:val="22"/>
        </w:rPr>
        <w:t xml:space="preserve"> `</w:t>
      </w:r>
      <w:proofErr w:type="spellStart"/>
      <w:r w:rsidRPr="00A43A86">
        <w:rPr>
          <w:rFonts w:ascii="Times New Roman" w:eastAsia="Times New Roman" w:hAnsi="Times New Roman" w:cs="Times New Roman"/>
          <w:i w:val="0"/>
          <w:sz w:val="22"/>
          <w:szCs w:val="22"/>
        </w:rPr>
        <w:t>OneHotEncoder</w:t>
      </w:r>
      <w:proofErr w:type="spellEnd"/>
      <w:r w:rsidRPr="00A43A86">
        <w:rPr>
          <w:rFonts w:ascii="Times New Roman" w:eastAsia="Times New Roman" w:hAnsi="Times New Roman" w:cs="Times New Roman"/>
          <w:i w:val="0"/>
          <w:sz w:val="22"/>
          <w:szCs w:val="22"/>
        </w:rPr>
        <w:t>` is utilized to convert categorical variables into a form that could be provided to ML algorithms to do a better job in prediction.</w:t>
      </w:r>
    </w:p>
    <w:p w14:paraId="5711BAD3" w14:textId="77777777" w:rsidR="00A43A86" w:rsidRPr="00A43A86" w:rsidRDefault="00A43A86" w:rsidP="00A43A86">
      <w:pPr>
        <w:spacing w:after="0"/>
        <w:rPr>
          <w:rFonts w:ascii="Times New Roman" w:eastAsia="Times New Roman" w:hAnsi="Times New Roman" w:cs="Times New Roman"/>
          <w:i w:val="0"/>
          <w:sz w:val="22"/>
          <w:szCs w:val="22"/>
        </w:rPr>
      </w:pPr>
    </w:p>
    <w:p w14:paraId="5E3920BE" w14:textId="77777777" w:rsidR="00A43A86" w:rsidRPr="00A43A86" w:rsidRDefault="00A43A86" w:rsidP="00A43A86">
      <w:pPr>
        <w:spacing w:after="0"/>
        <w:rPr>
          <w:rFonts w:ascii="Times New Roman" w:eastAsia="Times New Roman" w:hAnsi="Times New Roman" w:cs="Times New Roman"/>
          <w:i w:val="0"/>
          <w:sz w:val="22"/>
          <w:szCs w:val="22"/>
        </w:rPr>
      </w:pPr>
      <w:r w:rsidRPr="00A43A86">
        <w:rPr>
          <w:rFonts w:ascii="Times New Roman" w:eastAsia="Times New Roman" w:hAnsi="Times New Roman" w:cs="Times New Roman"/>
          <w:i w:val="0"/>
          <w:sz w:val="22"/>
          <w:szCs w:val="22"/>
        </w:rPr>
        <w:t>This preprocessing pipeline is integral as it prepares our dataset for effective clustering, ensuring that each feature contributes equally to the analysis, thus preventing any dominance by a single feature due to its scale or variance.</w:t>
      </w:r>
    </w:p>
    <w:p w14:paraId="50AA0F09" w14:textId="77777777" w:rsidR="00A43A86" w:rsidRPr="00A43A86" w:rsidRDefault="00A43A86" w:rsidP="00A43A86">
      <w:pPr>
        <w:spacing w:after="0"/>
        <w:rPr>
          <w:rFonts w:ascii="Times New Roman" w:eastAsia="Times New Roman" w:hAnsi="Times New Roman" w:cs="Times New Roman"/>
          <w:i w:val="0"/>
          <w:sz w:val="22"/>
          <w:szCs w:val="22"/>
        </w:rPr>
      </w:pPr>
    </w:p>
    <w:p w14:paraId="270FA955" w14:textId="77777777" w:rsidR="00A43A86" w:rsidRPr="00A43A86" w:rsidRDefault="00A43A86" w:rsidP="00A43A86">
      <w:pPr>
        <w:spacing w:after="0"/>
        <w:rPr>
          <w:rFonts w:ascii="Times New Roman" w:eastAsia="Times New Roman" w:hAnsi="Times New Roman" w:cs="Times New Roman"/>
          <w:i w:val="0"/>
          <w:sz w:val="22"/>
          <w:szCs w:val="22"/>
        </w:rPr>
      </w:pPr>
      <w:r w:rsidRPr="00A43A86">
        <w:rPr>
          <w:rFonts w:ascii="Times New Roman" w:eastAsia="Times New Roman" w:hAnsi="Times New Roman" w:cs="Times New Roman"/>
          <w:i w:val="0"/>
          <w:sz w:val="22"/>
          <w:szCs w:val="22"/>
        </w:rPr>
        <w:t>### Determining the Optimal Number of Clusters</w:t>
      </w:r>
    </w:p>
    <w:p w14:paraId="1EDFEC49" w14:textId="77777777" w:rsidR="00A43A86" w:rsidRPr="00A43A86" w:rsidRDefault="00A43A86" w:rsidP="00A43A86">
      <w:pPr>
        <w:spacing w:after="0"/>
        <w:rPr>
          <w:rFonts w:ascii="Times New Roman" w:eastAsia="Times New Roman" w:hAnsi="Times New Roman" w:cs="Times New Roman"/>
          <w:i w:val="0"/>
          <w:sz w:val="22"/>
          <w:szCs w:val="22"/>
        </w:rPr>
      </w:pPr>
    </w:p>
    <w:p w14:paraId="0F786E29" w14:textId="77777777" w:rsidR="00A43A86" w:rsidRPr="00A43A86" w:rsidRDefault="00A43A86" w:rsidP="00A43A86">
      <w:pPr>
        <w:spacing w:after="0"/>
        <w:rPr>
          <w:rFonts w:ascii="Times New Roman" w:eastAsia="Times New Roman" w:hAnsi="Times New Roman" w:cs="Times New Roman"/>
          <w:i w:val="0"/>
          <w:sz w:val="22"/>
          <w:szCs w:val="22"/>
        </w:rPr>
      </w:pPr>
      <w:r w:rsidRPr="00A43A86">
        <w:rPr>
          <w:rFonts w:ascii="Times New Roman" w:eastAsia="Times New Roman" w:hAnsi="Times New Roman" w:cs="Times New Roman"/>
          <w:i w:val="0"/>
          <w:sz w:val="22"/>
          <w:szCs w:val="22"/>
        </w:rPr>
        <w:t>With the data appropriately preprocessed, we proceed to determine the optimal number of clusters for the K-means clustering algorithm:</w:t>
      </w:r>
    </w:p>
    <w:p w14:paraId="1A26D2DE" w14:textId="77777777" w:rsidR="00A43A86" w:rsidRPr="00A43A86" w:rsidRDefault="00A43A86" w:rsidP="00A43A86">
      <w:pPr>
        <w:spacing w:after="0"/>
        <w:rPr>
          <w:rFonts w:ascii="Times New Roman" w:eastAsia="Times New Roman" w:hAnsi="Times New Roman" w:cs="Times New Roman"/>
          <w:i w:val="0"/>
          <w:sz w:val="22"/>
          <w:szCs w:val="22"/>
        </w:rPr>
      </w:pPr>
    </w:p>
    <w:p w14:paraId="5E745C6C" w14:textId="120A5080" w:rsidR="00A43A86" w:rsidRPr="00A43A86" w:rsidRDefault="00A43A86" w:rsidP="00A43A86">
      <w:pPr>
        <w:spacing w:after="0"/>
        <w:rPr>
          <w:rFonts w:ascii="Times New Roman" w:eastAsia="Times New Roman" w:hAnsi="Times New Roman" w:cs="Times New Roman"/>
          <w:i w:val="0"/>
          <w:sz w:val="22"/>
          <w:szCs w:val="22"/>
        </w:rPr>
      </w:pPr>
      <w:r w:rsidRPr="00A43A86">
        <w:rPr>
          <w:rFonts w:ascii="Times New Roman" w:eastAsia="Times New Roman" w:hAnsi="Times New Roman" w:cs="Times New Roman"/>
          <w:i w:val="0"/>
          <w:sz w:val="22"/>
          <w:szCs w:val="22"/>
        </w:rPr>
        <w:t xml:space="preserve">1. </w:t>
      </w:r>
      <w:r w:rsidRPr="00DF1B1F">
        <w:rPr>
          <w:rFonts w:ascii="Times New Roman" w:eastAsia="Times New Roman" w:hAnsi="Times New Roman" w:cs="Times New Roman"/>
          <w:b/>
          <w:bCs/>
          <w:i w:val="0"/>
          <w:sz w:val="22"/>
          <w:szCs w:val="22"/>
        </w:rPr>
        <w:t>Elbow Method:</w:t>
      </w:r>
    </w:p>
    <w:p w14:paraId="310A89E8" w14:textId="77777777" w:rsidR="00A43A86" w:rsidRPr="00A43A86" w:rsidRDefault="00A43A86" w:rsidP="00A43A86">
      <w:pPr>
        <w:spacing w:after="0"/>
        <w:rPr>
          <w:rFonts w:ascii="Times New Roman" w:eastAsia="Times New Roman" w:hAnsi="Times New Roman" w:cs="Times New Roman"/>
          <w:i w:val="0"/>
          <w:sz w:val="22"/>
          <w:szCs w:val="22"/>
        </w:rPr>
      </w:pPr>
      <w:r w:rsidRPr="00A43A86">
        <w:rPr>
          <w:rFonts w:ascii="Times New Roman" w:eastAsia="Times New Roman" w:hAnsi="Times New Roman" w:cs="Times New Roman"/>
          <w:i w:val="0"/>
          <w:sz w:val="22"/>
          <w:szCs w:val="22"/>
        </w:rPr>
        <w:t xml:space="preserve">   - We compute the distortions — a measure of how far points within a cluster are from the centroid — for various numbers of clusters ranging from 1 to 10. This is achieved by initializing the </w:t>
      </w:r>
      <w:proofErr w:type="spellStart"/>
      <w:r w:rsidRPr="00A43A86">
        <w:rPr>
          <w:rFonts w:ascii="Times New Roman" w:eastAsia="Times New Roman" w:hAnsi="Times New Roman" w:cs="Times New Roman"/>
          <w:i w:val="0"/>
          <w:sz w:val="22"/>
          <w:szCs w:val="22"/>
        </w:rPr>
        <w:t>KMeans</w:t>
      </w:r>
      <w:proofErr w:type="spellEnd"/>
      <w:r w:rsidRPr="00A43A86">
        <w:rPr>
          <w:rFonts w:ascii="Times New Roman" w:eastAsia="Times New Roman" w:hAnsi="Times New Roman" w:cs="Times New Roman"/>
          <w:i w:val="0"/>
          <w:sz w:val="22"/>
          <w:szCs w:val="22"/>
        </w:rPr>
        <w:t xml:space="preserve"> algorithm with a range of `</w:t>
      </w:r>
      <w:proofErr w:type="spellStart"/>
      <w:r w:rsidRPr="00A43A86">
        <w:rPr>
          <w:rFonts w:ascii="Times New Roman" w:eastAsia="Times New Roman" w:hAnsi="Times New Roman" w:cs="Times New Roman"/>
          <w:i w:val="0"/>
          <w:sz w:val="22"/>
          <w:szCs w:val="22"/>
        </w:rPr>
        <w:t>n_clusters</w:t>
      </w:r>
      <w:proofErr w:type="spellEnd"/>
      <w:r w:rsidRPr="00A43A86">
        <w:rPr>
          <w:rFonts w:ascii="Times New Roman" w:eastAsia="Times New Roman" w:hAnsi="Times New Roman" w:cs="Times New Roman"/>
          <w:i w:val="0"/>
          <w:sz w:val="22"/>
          <w:szCs w:val="22"/>
        </w:rPr>
        <w:t>` values and fitting it to the transformed dataset.</w:t>
      </w:r>
    </w:p>
    <w:p w14:paraId="7C59479E" w14:textId="77777777" w:rsidR="00A43A86" w:rsidRPr="00A43A86" w:rsidRDefault="00A43A86" w:rsidP="00A43A86">
      <w:pPr>
        <w:spacing w:after="0"/>
        <w:rPr>
          <w:rFonts w:ascii="Times New Roman" w:eastAsia="Times New Roman" w:hAnsi="Times New Roman" w:cs="Times New Roman"/>
          <w:i w:val="0"/>
          <w:sz w:val="22"/>
          <w:szCs w:val="22"/>
        </w:rPr>
      </w:pPr>
      <w:r w:rsidRPr="00A43A86">
        <w:rPr>
          <w:rFonts w:ascii="Times New Roman" w:eastAsia="Times New Roman" w:hAnsi="Times New Roman" w:cs="Times New Roman"/>
          <w:i w:val="0"/>
          <w:sz w:val="22"/>
          <w:szCs w:val="22"/>
        </w:rPr>
        <w:t xml:space="preserve">   - The distortions are calculated using the inertia of the </w:t>
      </w:r>
      <w:proofErr w:type="spellStart"/>
      <w:r w:rsidRPr="00A43A86">
        <w:rPr>
          <w:rFonts w:ascii="Times New Roman" w:eastAsia="Times New Roman" w:hAnsi="Times New Roman" w:cs="Times New Roman"/>
          <w:i w:val="0"/>
          <w:sz w:val="22"/>
          <w:szCs w:val="22"/>
        </w:rPr>
        <w:t>KMeans</w:t>
      </w:r>
      <w:proofErr w:type="spellEnd"/>
      <w:r w:rsidRPr="00A43A86">
        <w:rPr>
          <w:rFonts w:ascii="Times New Roman" w:eastAsia="Times New Roman" w:hAnsi="Times New Roman" w:cs="Times New Roman"/>
          <w:i w:val="0"/>
          <w:sz w:val="22"/>
          <w:szCs w:val="22"/>
        </w:rPr>
        <w:t xml:space="preserve"> model, which quantifies how closely related the points within a cluster are, hence serving as a measure of internal cluster coherence.</w:t>
      </w:r>
    </w:p>
    <w:p w14:paraId="081D7D66" w14:textId="77777777" w:rsidR="00A43A86" w:rsidRPr="00A43A86" w:rsidRDefault="00A43A86" w:rsidP="00A43A86">
      <w:pPr>
        <w:spacing w:after="0"/>
        <w:rPr>
          <w:rFonts w:ascii="Times New Roman" w:eastAsia="Times New Roman" w:hAnsi="Times New Roman" w:cs="Times New Roman"/>
          <w:i w:val="0"/>
          <w:sz w:val="22"/>
          <w:szCs w:val="22"/>
        </w:rPr>
      </w:pPr>
    </w:p>
    <w:p w14:paraId="6E60756A" w14:textId="6E889270" w:rsidR="00A43A86" w:rsidRPr="00A43A86" w:rsidRDefault="00A43A86" w:rsidP="00A43A86">
      <w:pPr>
        <w:spacing w:after="0"/>
        <w:rPr>
          <w:rFonts w:ascii="Times New Roman" w:eastAsia="Times New Roman" w:hAnsi="Times New Roman" w:cs="Times New Roman"/>
          <w:i w:val="0"/>
          <w:sz w:val="22"/>
          <w:szCs w:val="22"/>
        </w:rPr>
      </w:pPr>
      <w:r w:rsidRPr="00A43A86">
        <w:rPr>
          <w:rFonts w:ascii="Times New Roman" w:eastAsia="Times New Roman" w:hAnsi="Times New Roman" w:cs="Times New Roman"/>
          <w:i w:val="0"/>
          <w:sz w:val="22"/>
          <w:szCs w:val="22"/>
        </w:rPr>
        <w:t xml:space="preserve">2. </w:t>
      </w:r>
      <w:r w:rsidRPr="00DF1B1F">
        <w:rPr>
          <w:rFonts w:ascii="Times New Roman" w:eastAsia="Times New Roman" w:hAnsi="Times New Roman" w:cs="Times New Roman"/>
          <w:b/>
          <w:bCs/>
          <w:i w:val="0"/>
          <w:sz w:val="22"/>
          <w:szCs w:val="22"/>
        </w:rPr>
        <w:t>Visual Analysis:</w:t>
      </w:r>
    </w:p>
    <w:p w14:paraId="058548AA" w14:textId="77777777" w:rsidR="00A43A86" w:rsidRPr="00A43A86" w:rsidRDefault="00A43A86" w:rsidP="00A43A86">
      <w:pPr>
        <w:spacing w:after="0"/>
        <w:rPr>
          <w:rFonts w:ascii="Times New Roman" w:eastAsia="Times New Roman" w:hAnsi="Times New Roman" w:cs="Times New Roman"/>
          <w:i w:val="0"/>
          <w:sz w:val="22"/>
          <w:szCs w:val="22"/>
        </w:rPr>
      </w:pPr>
      <w:r w:rsidRPr="00A43A86">
        <w:rPr>
          <w:rFonts w:ascii="Times New Roman" w:eastAsia="Times New Roman" w:hAnsi="Times New Roman" w:cs="Times New Roman"/>
          <w:i w:val="0"/>
          <w:sz w:val="22"/>
          <w:szCs w:val="22"/>
        </w:rPr>
        <w:t xml:space="preserve">   - We plot these distortions against the number of clusters using Matplotlib to visualize the 'Elbow', a point after which the reductions in distortion diminish significantly. This point indicates the optimal number of clusters for our dataset.</w:t>
      </w:r>
    </w:p>
    <w:p w14:paraId="65415D79" w14:textId="77777777" w:rsidR="00A43A86" w:rsidRDefault="00A43A86" w:rsidP="00A43A86">
      <w:pPr>
        <w:spacing w:after="0"/>
        <w:rPr>
          <w:rFonts w:ascii="Times New Roman" w:eastAsia="Times New Roman" w:hAnsi="Times New Roman" w:cs="Times New Roman"/>
          <w:i w:val="0"/>
          <w:sz w:val="22"/>
          <w:szCs w:val="22"/>
        </w:rPr>
      </w:pPr>
      <w:r w:rsidRPr="00A43A86">
        <w:rPr>
          <w:rFonts w:ascii="Times New Roman" w:eastAsia="Times New Roman" w:hAnsi="Times New Roman" w:cs="Times New Roman"/>
          <w:i w:val="0"/>
          <w:sz w:val="22"/>
          <w:szCs w:val="22"/>
        </w:rPr>
        <w:lastRenderedPageBreak/>
        <w:t xml:space="preserve">   - The plot helps in visually assessing the best value for `k` (number of clusters), where further increases in `k` result in diminishing returns on model improvement.</w:t>
      </w:r>
    </w:p>
    <w:p w14:paraId="3045DC6B" w14:textId="77777777" w:rsidR="005D0EA8" w:rsidRDefault="005D0EA8" w:rsidP="00A43A86">
      <w:pPr>
        <w:spacing w:after="0"/>
        <w:rPr>
          <w:rFonts w:ascii="Times New Roman" w:eastAsia="Times New Roman" w:hAnsi="Times New Roman" w:cs="Times New Roman"/>
          <w:i w:val="0"/>
          <w:sz w:val="22"/>
          <w:szCs w:val="22"/>
        </w:rPr>
      </w:pPr>
    </w:p>
    <w:p w14:paraId="5A69E574" w14:textId="2A68FE83" w:rsidR="005D0EA8" w:rsidRPr="00A43A86" w:rsidRDefault="00D65AA6" w:rsidP="00A43A86">
      <w:pPr>
        <w:spacing w:after="0"/>
        <w:rPr>
          <w:rFonts w:ascii="Times New Roman" w:eastAsia="Times New Roman" w:hAnsi="Times New Roman" w:cs="Times New Roman"/>
          <w:i w:val="0"/>
          <w:sz w:val="22"/>
          <w:szCs w:val="22"/>
        </w:rPr>
      </w:pPr>
      <w:r>
        <w:rPr>
          <w:rFonts w:ascii="Times New Roman" w:eastAsia="Times New Roman" w:hAnsi="Times New Roman" w:cs="Times New Roman"/>
          <w:i w:val="0"/>
          <w:noProof/>
          <w:sz w:val="22"/>
          <w:szCs w:val="22"/>
        </w:rPr>
        <w:drawing>
          <wp:inline distT="0" distB="0" distL="0" distR="0" wp14:anchorId="24F51DBF" wp14:editId="218DD24D">
            <wp:extent cx="6858000" cy="4199890"/>
            <wp:effectExtent l="0" t="0" r="0" b="3810"/>
            <wp:docPr id="1599449198" name="Picture 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49198" name="Picture 5" descr="A graph with a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4199890"/>
                    </a:xfrm>
                    <a:prstGeom prst="rect">
                      <a:avLst/>
                    </a:prstGeom>
                  </pic:spPr>
                </pic:pic>
              </a:graphicData>
            </a:graphic>
          </wp:inline>
        </w:drawing>
      </w:r>
    </w:p>
    <w:p w14:paraId="45F48812" w14:textId="765BE0F7" w:rsidR="00C71A84" w:rsidRPr="00C71A84" w:rsidRDefault="00C71A84" w:rsidP="00C71A84">
      <w:pPr>
        <w:spacing w:after="0"/>
        <w:rPr>
          <w:rFonts w:ascii="Times New Roman" w:eastAsia="Times New Roman" w:hAnsi="Times New Roman" w:cs="Times New Roman"/>
          <w:i w:val="0"/>
          <w:iCs w:val="0"/>
          <w:sz w:val="22"/>
          <w:szCs w:val="22"/>
        </w:rPr>
      </w:pPr>
      <w:r w:rsidRPr="00C71A84">
        <w:rPr>
          <w:rFonts w:ascii="Times New Roman" w:eastAsia="Times New Roman" w:hAnsi="Times New Roman" w:cs="Times New Roman"/>
          <w:i w:val="0"/>
          <w:iCs w:val="0"/>
          <w:sz w:val="22"/>
          <w:szCs w:val="22"/>
        </w:rPr>
        <w:t xml:space="preserve">In the </w:t>
      </w:r>
      <w:r w:rsidR="00731CB5">
        <w:rPr>
          <w:rFonts w:ascii="Times New Roman" w:eastAsia="Times New Roman" w:hAnsi="Times New Roman" w:cs="Times New Roman"/>
          <w:i w:val="0"/>
          <w:iCs w:val="0"/>
          <w:sz w:val="22"/>
          <w:szCs w:val="22"/>
        </w:rPr>
        <w:t>above</w:t>
      </w:r>
      <w:r w:rsidRPr="00C71A84">
        <w:rPr>
          <w:rFonts w:ascii="Times New Roman" w:eastAsia="Times New Roman" w:hAnsi="Times New Roman" w:cs="Times New Roman"/>
          <w:i w:val="0"/>
          <w:iCs w:val="0"/>
          <w:sz w:val="22"/>
          <w:szCs w:val="22"/>
        </w:rPr>
        <w:t xml:space="preserve"> Elbow Method plot:</w:t>
      </w:r>
    </w:p>
    <w:p w14:paraId="29F615AC" w14:textId="5214207E" w:rsidR="00C71A84" w:rsidRPr="00C71A84" w:rsidRDefault="00C71A84" w:rsidP="00C71A84">
      <w:pPr>
        <w:spacing w:after="0"/>
        <w:rPr>
          <w:rFonts w:ascii="Times New Roman" w:eastAsia="Times New Roman" w:hAnsi="Times New Roman" w:cs="Times New Roman"/>
          <w:i w:val="0"/>
          <w:iCs w:val="0"/>
          <w:sz w:val="22"/>
          <w:szCs w:val="22"/>
        </w:rPr>
      </w:pPr>
      <w:r w:rsidRPr="00C71A84">
        <w:rPr>
          <w:rFonts w:ascii="Times New Roman" w:eastAsia="Times New Roman" w:hAnsi="Times New Roman" w:cs="Times New Roman"/>
          <w:i w:val="0"/>
          <w:iCs w:val="0"/>
          <w:sz w:val="22"/>
          <w:szCs w:val="22"/>
        </w:rPr>
        <w:t xml:space="preserve">- </w:t>
      </w:r>
      <w:r w:rsidRPr="00731CB5">
        <w:rPr>
          <w:rFonts w:ascii="Times New Roman" w:eastAsia="Times New Roman" w:hAnsi="Times New Roman" w:cs="Times New Roman"/>
          <w:b/>
          <w:bCs/>
          <w:i w:val="0"/>
          <w:iCs w:val="0"/>
          <w:sz w:val="22"/>
          <w:szCs w:val="22"/>
        </w:rPr>
        <w:t>Distortion Decrease</w:t>
      </w:r>
      <w:r w:rsidRPr="00C71A84">
        <w:rPr>
          <w:rFonts w:ascii="Times New Roman" w:eastAsia="Times New Roman" w:hAnsi="Times New Roman" w:cs="Times New Roman"/>
          <w:i w:val="0"/>
          <w:iCs w:val="0"/>
          <w:sz w:val="22"/>
          <w:szCs w:val="22"/>
        </w:rPr>
        <w:t>: Starting from 1 cluster to 10 clusters, there is a sharp decline in distortion when moving from 1 to 2, 2 to 3, and then from 3 to 4 clusters. After 4 clusters, the rate of decline in distortion slows down significantly, suggesting diminishing returns in model improvement with additional clusters.</w:t>
      </w:r>
    </w:p>
    <w:p w14:paraId="60AA3D47" w14:textId="33EBC39F" w:rsidR="00C71A84" w:rsidRPr="00C71A84" w:rsidRDefault="00C71A84" w:rsidP="00C71A84">
      <w:pPr>
        <w:spacing w:after="0"/>
        <w:rPr>
          <w:rFonts w:ascii="Times New Roman" w:eastAsia="Times New Roman" w:hAnsi="Times New Roman" w:cs="Times New Roman"/>
          <w:i w:val="0"/>
          <w:iCs w:val="0"/>
          <w:sz w:val="22"/>
          <w:szCs w:val="22"/>
        </w:rPr>
      </w:pPr>
      <w:r w:rsidRPr="00C71A84">
        <w:rPr>
          <w:rFonts w:ascii="Times New Roman" w:eastAsia="Times New Roman" w:hAnsi="Times New Roman" w:cs="Times New Roman"/>
          <w:i w:val="0"/>
          <w:iCs w:val="0"/>
          <w:sz w:val="22"/>
          <w:szCs w:val="22"/>
        </w:rPr>
        <w:t xml:space="preserve">- </w:t>
      </w:r>
      <w:r w:rsidRPr="00731CB5">
        <w:rPr>
          <w:rFonts w:ascii="Times New Roman" w:eastAsia="Times New Roman" w:hAnsi="Times New Roman" w:cs="Times New Roman"/>
          <w:b/>
          <w:bCs/>
          <w:i w:val="0"/>
          <w:iCs w:val="0"/>
          <w:sz w:val="22"/>
          <w:szCs w:val="22"/>
        </w:rPr>
        <w:t>Choosing the Best `k`:</w:t>
      </w:r>
      <w:r w:rsidRPr="00C71A84">
        <w:rPr>
          <w:rFonts w:ascii="Times New Roman" w:eastAsia="Times New Roman" w:hAnsi="Times New Roman" w:cs="Times New Roman"/>
          <w:i w:val="0"/>
          <w:iCs w:val="0"/>
          <w:sz w:val="22"/>
          <w:szCs w:val="22"/>
        </w:rPr>
        <w:t xml:space="preserve"> The plot shows a noticeable elbow at `k=4`, which suggests that increasing the number of clusters beyond 4 does not result in significantly better modeling of data. Therefore, `k=4` is chosen as the optimal number of clusters for our analysis.</w:t>
      </w:r>
    </w:p>
    <w:p w14:paraId="45D96F59" w14:textId="77777777" w:rsidR="00C71A84" w:rsidRPr="00C71A84" w:rsidRDefault="00C71A84" w:rsidP="00C71A84">
      <w:pPr>
        <w:spacing w:after="0"/>
        <w:rPr>
          <w:rFonts w:ascii="Times New Roman" w:eastAsia="Times New Roman" w:hAnsi="Times New Roman" w:cs="Times New Roman"/>
          <w:i w:val="0"/>
          <w:iCs w:val="0"/>
          <w:sz w:val="22"/>
          <w:szCs w:val="22"/>
        </w:rPr>
      </w:pPr>
    </w:p>
    <w:p w14:paraId="41917A68" w14:textId="77777777" w:rsidR="00C71A84" w:rsidRPr="00C71A84" w:rsidRDefault="00C71A84" w:rsidP="00C71A84">
      <w:pPr>
        <w:spacing w:after="0"/>
        <w:rPr>
          <w:rFonts w:ascii="Times New Roman" w:eastAsia="Times New Roman" w:hAnsi="Times New Roman" w:cs="Times New Roman"/>
          <w:i w:val="0"/>
          <w:iCs w:val="0"/>
          <w:sz w:val="22"/>
          <w:szCs w:val="22"/>
        </w:rPr>
      </w:pPr>
      <w:r w:rsidRPr="00C71A84">
        <w:rPr>
          <w:rFonts w:ascii="Times New Roman" w:eastAsia="Times New Roman" w:hAnsi="Times New Roman" w:cs="Times New Roman"/>
          <w:i w:val="0"/>
          <w:iCs w:val="0"/>
          <w:sz w:val="22"/>
          <w:szCs w:val="22"/>
        </w:rPr>
        <w:t xml:space="preserve">Selecting `k=4` as the optimal number of clusters, we proceed with segmenting the Open Metaverse users into four distinct groups. This segmentation allows for more tailored analysis of user behaviors and more personalized approaches in enhancing transaction security and user engagement. By clustering users into groups based on their transactional patterns, we can identify common behaviors within each group, predict </w:t>
      </w:r>
      <w:proofErr w:type="gramStart"/>
      <w:r w:rsidRPr="00C71A84">
        <w:rPr>
          <w:rFonts w:ascii="Times New Roman" w:eastAsia="Times New Roman" w:hAnsi="Times New Roman" w:cs="Times New Roman"/>
          <w:i w:val="0"/>
          <w:iCs w:val="0"/>
          <w:sz w:val="22"/>
          <w:szCs w:val="22"/>
        </w:rPr>
        <w:t>potential</w:t>
      </w:r>
      <w:proofErr w:type="gramEnd"/>
      <w:r w:rsidRPr="00C71A84">
        <w:rPr>
          <w:rFonts w:ascii="Times New Roman" w:eastAsia="Times New Roman" w:hAnsi="Times New Roman" w:cs="Times New Roman"/>
          <w:i w:val="0"/>
          <w:iCs w:val="0"/>
          <w:sz w:val="22"/>
          <w:szCs w:val="22"/>
        </w:rPr>
        <w:t xml:space="preserve"> fraudulent activities more accurately, and improve the overall user experience by addressing the specific needs and risks associated with each cluster.</w:t>
      </w:r>
    </w:p>
    <w:p w14:paraId="0511AFCB" w14:textId="77777777" w:rsidR="00C71A84" w:rsidRPr="00C71A84" w:rsidRDefault="00C71A84" w:rsidP="00C71A84">
      <w:pPr>
        <w:spacing w:after="0"/>
        <w:rPr>
          <w:rFonts w:ascii="Times New Roman" w:eastAsia="Times New Roman" w:hAnsi="Times New Roman" w:cs="Times New Roman"/>
          <w:i w:val="0"/>
          <w:iCs w:val="0"/>
          <w:sz w:val="22"/>
          <w:szCs w:val="22"/>
        </w:rPr>
      </w:pPr>
    </w:p>
    <w:p w14:paraId="42FCC579" w14:textId="00D63787" w:rsidR="00C71A84" w:rsidRPr="005D3B07" w:rsidRDefault="00C71A84" w:rsidP="00C71A84">
      <w:pPr>
        <w:spacing w:after="0"/>
        <w:rPr>
          <w:rFonts w:ascii="Times New Roman" w:eastAsia="Times New Roman" w:hAnsi="Times New Roman" w:cs="Times New Roman"/>
          <w:b/>
          <w:bCs/>
          <w:i w:val="0"/>
          <w:iCs w:val="0"/>
          <w:sz w:val="22"/>
          <w:szCs w:val="22"/>
        </w:rPr>
      </w:pPr>
      <w:r w:rsidRPr="005D3B07">
        <w:rPr>
          <w:rFonts w:ascii="Times New Roman" w:eastAsia="Times New Roman" w:hAnsi="Times New Roman" w:cs="Times New Roman"/>
          <w:b/>
          <w:bCs/>
          <w:i w:val="0"/>
          <w:iCs w:val="0"/>
          <w:sz w:val="22"/>
          <w:szCs w:val="22"/>
        </w:rPr>
        <w:t>Summary of Cluster Characteristics with `k=4`</w:t>
      </w:r>
    </w:p>
    <w:p w14:paraId="76307C02" w14:textId="77777777" w:rsidR="00C71A84" w:rsidRPr="00C71A84" w:rsidRDefault="00C71A84" w:rsidP="00C71A84">
      <w:pPr>
        <w:spacing w:after="0"/>
        <w:rPr>
          <w:rFonts w:ascii="Times New Roman" w:eastAsia="Times New Roman" w:hAnsi="Times New Roman" w:cs="Times New Roman"/>
          <w:i w:val="0"/>
          <w:iCs w:val="0"/>
          <w:sz w:val="22"/>
          <w:szCs w:val="22"/>
        </w:rPr>
      </w:pPr>
    </w:p>
    <w:p w14:paraId="3D125CC0" w14:textId="582A59B0" w:rsidR="00C71A84" w:rsidRPr="005D3B07" w:rsidRDefault="00C71A84" w:rsidP="00C71A84">
      <w:pPr>
        <w:spacing w:after="0"/>
        <w:rPr>
          <w:rFonts w:ascii="Times New Roman" w:eastAsia="Times New Roman" w:hAnsi="Times New Roman" w:cs="Times New Roman"/>
          <w:b/>
          <w:bCs/>
          <w:i w:val="0"/>
          <w:iCs w:val="0"/>
          <w:sz w:val="22"/>
          <w:szCs w:val="22"/>
        </w:rPr>
      </w:pPr>
      <w:r w:rsidRPr="005D3B07">
        <w:rPr>
          <w:rFonts w:ascii="Times New Roman" w:eastAsia="Times New Roman" w:hAnsi="Times New Roman" w:cs="Times New Roman"/>
          <w:b/>
          <w:bCs/>
          <w:i w:val="0"/>
          <w:iCs w:val="0"/>
          <w:sz w:val="22"/>
          <w:szCs w:val="22"/>
        </w:rPr>
        <w:t>Cluster 0:</w:t>
      </w:r>
    </w:p>
    <w:p w14:paraId="047D0D8B" w14:textId="60146215" w:rsidR="00C71A84" w:rsidRPr="00C71A84" w:rsidRDefault="00C71A84" w:rsidP="00C71A84">
      <w:pPr>
        <w:spacing w:after="0"/>
        <w:rPr>
          <w:rFonts w:ascii="Times New Roman" w:eastAsia="Times New Roman" w:hAnsi="Times New Roman" w:cs="Times New Roman"/>
          <w:i w:val="0"/>
          <w:iCs w:val="0"/>
          <w:sz w:val="22"/>
          <w:szCs w:val="22"/>
        </w:rPr>
      </w:pPr>
      <w:r w:rsidRPr="00C71A84">
        <w:rPr>
          <w:rFonts w:ascii="Times New Roman" w:eastAsia="Times New Roman" w:hAnsi="Times New Roman" w:cs="Times New Roman"/>
          <w:i w:val="0"/>
          <w:iCs w:val="0"/>
          <w:sz w:val="22"/>
          <w:szCs w:val="22"/>
        </w:rPr>
        <w:t>- Behavioral Traits: Engage infrequently with very low login frequencies and short session durations.</w:t>
      </w:r>
    </w:p>
    <w:p w14:paraId="4C7D2E2A" w14:textId="6B2336C1" w:rsidR="00C71A84" w:rsidRPr="00C71A84" w:rsidRDefault="00C71A84" w:rsidP="00C71A84">
      <w:pPr>
        <w:spacing w:after="0"/>
        <w:rPr>
          <w:rFonts w:ascii="Times New Roman" w:eastAsia="Times New Roman" w:hAnsi="Times New Roman" w:cs="Times New Roman"/>
          <w:i w:val="0"/>
          <w:iCs w:val="0"/>
          <w:sz w:val="22"/>
          <w:szCs w:val="22"/>
        </w:rPr>
      </w:pPr>
      <w:r w:rsidRPr="00C71A84">
        <w:rPr>
          <w:rFonts w:ascii="Times New Roman" w:eastAsia="Times New Roman" w:hAnsi="Times New Roman" w:cs="Times New Roman"/>
          <w:i w:val="0"/>
          <w:iCs w:val="0"/>
          <w:sz w:val="22"/>
          <w:szCs w:val="22"/>
        </w:rPr>
        <w:t>- Transaction Patterns: Mainly involved in purchases with a 'random' purchase pattern.</w:t>
      </w:r>
    </w:p>
    <w:p w14:paraId="7960E296" w14:textId="1694DCFE" w:rsidR="00C71A84" w:rsidRPr="00C71A84" w:rsidRDefault="00C71A84" w:rsidP="00C71A84">
      <w:pPr>
        <w:spacing w:after="0"/>
        <w:rPr>
          <w:rFonts w:ascii="Times New Roman" w:eastAsia="Times New Roman" w:hAnsi="Times New Roman" w:cs="Times New Roman"/>
          <w:i w:val="0"/>
          <w:iCs w:val="0"/>
          <w:sz w:val="22"/>
          <w:szCs w:val="22"/>
        </w:rPr>
      </w:pPr>
      <w:r w:rsidRPr="00C71A84">
        <w:rPr>
          <w:rFonts w:ascii="Times New Roman" w:eastAsia="Times New Roman" w:hAnsi="Times New Roman" w:cs="Times New Roman"/>
          <w:i w:val="0"/>
          <w:iCs w:val="0"/>
          <w:sz w:val="22"/>
          <w:szCs w:val="22"/>
        </w:rPr>
        <w:t>- Risk Profile: Exhibits the lowest risk levels, indicating cautious transaction behavior.</w:t>
      </w:r>
    </w:p>
    <w:p w14:paraId="14E192D3" w14:textId="77777777" w:rsidR="00C71A84" w:rsidRPr="00C71A84" w:rsidRDefault="00C71A84" w:rsidP="00C71A84">
      <w:pPr>
        <w:spacing w:after="0"/>
        <w:rPr>
          <w:rFonts w:ascii="Times New Roman" w:eastAsia="Times New Roman" w:hAnsi="Times New Roman" w:cs="Times New Roman"/>
          <w:i w:val="0"/>
          <w:iCs w:val="0"/>
          <w:sz w:val="22"/>
          <w:szCs w:val="22"/>
        </w:rPr>
      </w:pPr>
    </w:p>
    <w:p w14:paraId="2CCA6592" w14:textId="00BECDB2" w:rsidR="00C71A84" w:rsidRPr="00B96277" w:rsidRDefault="00C71A84" w:rsidP="00C71A84">
      <w:pPr>
        <w:spacing w:after="0"/>
        <w:rPr>
          <w:rFonts w:ascii="Times New Roman" w:eastAsia="Times New Roman" w:hAnsi="Times New Roman" w:cs="Times New Roman"/>
          <w:b/>
          <w:bCs/>
          <w:i w:val="0"/>
          <w:iCs w:val="0"/>
          <w:sz w:val="22"/>
          <w:szCs w:val="22"/>
        </w:rPr>
      </w:pPr>
      <w:r w:rsidRPr="00B96277">
        <w:rPr>
          <w:rFonts w:ascii="Times New Roman" w:eastAsia="Times New Roman" w:hAnsi="Times New Roman" w:cs="Times New Roman"/>
          <w:b/>
          <w:bCs/>
          <w:i w:val="0"/>
          <w:iCs w:val="0"/>
          <w:sz w:val="22"/>
          <w:szCs w:val="22"/>
        </w:rPr>
        <w:t xml:space="preserve">Cluster 1: </w:t>
      </w:r>
    </w:p>
    <w:p w14:paraId="6BA75F5D" w14:textId="19919A95" w:rsidR="00C71A84" w:rsidRPr="00C71A84" w:rsidRDefault="00C71A84" w:rsidP="00C71A84">
      <w:pPr>
        <w:spacing w:after="0"/>
        <w:rPr>
          <w:rFonts w:ascii="Times New Roman" w:eastAsia="Times New Roman" w:hAnsi="Times New Roman" w:cs="Times New Roman"/>
          <w:i w:val="0"/>
          <w:iCs w:val="0"/>
          <w:sz w:val="22"/>
          <w:szCs w:val="22"/>
        </w:rPr>
      </w:pPr>
      <w:r w:rsidRPr="00C71A84">
        <w:rPr>
          <w:rFonts w:ascii="Times New Roman" w:eastAsia="Times New Roman" w:hAnsi="Times New Roman" w:cs="Times New Roman"/>
          <w:i w:val="0"/>
          <w:iCs w:val="0"/>
          <w:sz w:val="22"/>
          <w:szCs w:val="22"/>
        </w:rPr>
        <w:lastRenderedPageBreak/>
        <w:t>- Behavioral Traits: Highly active users with long session durations and frequent logins.</w:t>
      </w:r>
    </w:p>
    <w:p w14:paraId="0F025E03" w14:textId="790CD94D" w:rsidR="00C71A84" w:rsidRPr="00C71A84" w:rsidRDefault="00C71A84" w:rsidP="00C71A84">
      <w:pPr>
        <w:spacing w:after="0"/>
        <w:rPr>
          <w:rFonts w:ascii="Times New Roman" w:eastAsia="Times New Roman" w:hAnsi="Times New Roman" w:cs="Times New Roman"/>
          <w:i w:val="0"/>
          <w:iCs w:val="0"/>
          <w:sz w:val="22"/>
          <w:szCs w:val="22"/>
        </w:rPr>
      </w:pPr>
      <w:r w:rsidRPr="00C71A84">
        <w:rPr>
          <w:rFonts w:ascii="Times New Roman" w:eastAsia="Times New Roman" w:hAnsi="Times New Roman" w:cs="Times New Roman"/>
          <w:i w:val="0"/>
          <w:iCs w:val="0"/>
          <w:sz w:val="22"/>
          <w:szCs w:val="22"/>
        </w:rPr>
        <w:t>- Transaction Patterns: Primarily engaged in high-value sales.</w:t>
      </w:r>
    </w:p>
    <w:p w14:paraId="68DD49DE" w14:textId="32D1B870" w:rsidR="00C71A84" w:rsidRPr="00C71A84" w:rsidRDefault="00C71A84" w:rsidP="00C71A84">
      <w:pPr>
        <w:spacing w:after="0"/>
        <w:rPr>
          <w:rFonts w:ascii="Times New Roman" w:eastAsia="Times New Roman" w:hAnsi="Times New Roman" w:cs="Times New Roman"/>
          <w:i w:val="0"/>
          <w:iCs w:val="0"/>
          <w:sz w:val="22"/>
          <w:szCs w:val="22"/>
        </w:rPr>
      </w:pPr>
      <w:r w:rsidRPr="00C71A84">
        <w:rPr>
          <w:rFonts w:ascii="Times New Roman" w:eastAsia="Times New Roman" w:hAnsi="Times New Roman" w:cs="Times New Roman"/>
          <w:i w:val="0"/>
          <w:iCs w:val="0"/>
          <w:sz w:val="22"/>
          <w:szCs w:val="22"/>
        </w:rPr>
        <w:t>- Risk Profile: Moderate risk scores with significant '</w:t>
      </w:r>
      <w:proofErr w:type="spellStart"/>
      <w:r w:rsidRPr="00C71A84">
        <w:rPr>
          <w:rFonts w:ascii="Times New Roman" w:eastAsia="Times New Roman" w:hAnsi="Times New Roman" w:cs="Times New Roman"/>
          <w:i w:val="0"/>
          <w:iCs w:val="0"/>
          <w:sz w:val="22"/>
          <w:szCs w:val="22"/>
        </w:rPr>
        <w:t>moderate_risk</w:t>
      </w:r>
      <w:proofErr w:type="spellEnd"/>
      <w:r w:rsidRPr="00C71A84">
        <w:rPr>
          <w:rFonts w:ascii="Times New Roman" w:eastAsia="Times New Roman" w:hAnsi="Times New Roman" w:cs="Times New Roman"/>
          <w:i w:val="0"/>
          <w:iCs w:val="0"/>
          <w:sz w:val="22"/>
          <w:szCs w:val="22"/>
        </w:rPr>
        <w:t>' anomalies.</w:t>
      </w:r>
    </w:p>
    <w:p w14:paraId="0C67AD02" w14:textId="77777777" w:rsidR="00C71A84" w:rsidRPr="00C71A84" w:rsidRDefault="00C71A84" w:rsidP="00C71A84">
      <w:pPr>
        <w:spacing w:after="0"/>
        <w:rPr>
          <w:rFonts w:ascii="Times New Roman" w:eastAsia="Times New Roman" w:hAnsi="Times New Roman" w:cs="Times New Roman"/>
          <w:i w:val="0"/>
          <w:iCs w:val="0"/>
          <w:sz w:val="22"/>
          <w:szCs w:val="22"/>
        </w:rPr>
      </w:pPr>
    </w:p>
    <w:p w14:paraId="0064D3A9" w14:textId="7E5AE98D" w:rsidR="00C71A84" w:rsidRPr="00B96277" w:rsidRDefault="00C71A84" w:rsidP="00C71A84">
      <w:pPr>
        <w:spacing w:after="0"/>
        <w:rPr>
          <w:rFonts w:ascii="Times New Roman" w:eastAsia="Times New Roman" w:hAnsi="Times New Roman" w:cs="Times New Roman"/>
          <w:b/>
          <w:bCs/>
          <w:i w:val="0"/>
          <w:iCs w:val="0"/>
          <w:sz w:val="22"/>
          <w:szCs w:val="22"/>
        </w:rPr>
      </w:pPr>
      <w:r w:rsidRPr="00B96277">
        <w:rPr>
          <w:rFonts w:ascii="Times New Roman" w:eastAsia="Times New Roman" w:hAnsi="Times New Roman" w:cs="Times New Roman"/>
          <w:b/>
          <w:bCs/>
          <w:i w:val="0"/>
          <w:iCs w:val="0"/>
          <w:sz w:val="22"/>
          <w:szCs w:val="22"/>
        </w:rPr>
        <w:t xml:space="preserve">Cluster 2: </w:t>
      </w:r>
    </w:p>
    <w:p w14:paraId="3718BB22" w14:textId="3EB4FFAA" w:rsidR="00C71A84" w:rsidRPr="00C71A84" w:rsidRDefault="00C71A84" w:rsidP="00C71A84">
      <w:pPr>
        <w:spacing w:after="0"/>
        <w:rPr>
          <w:rFonts w:ascii="Times New Roman" w:eastAsia="Times New Roman" w:hAnsi="Times New Roman" w:cs="Times New Roman"/>
          <w:i w:val="0"/>
          <w:iCs w:val="0"/>
          <w:sz w:val="22"/>
          <w:szCs w:val="22"/>
        </w:rPr>
      </w:pPr>
      <w:r w:rsidRPr="00C71A84">
        <w:rPr>
          <w:rFonts w:ascii="Times New Roman" w:eastAsia="Times New Roman" w:hAnsi="Times New Roman" w:cs="Times New Roman"/>
          <w:i w:val="0"/>
          <w:iCs w:val="0"/>
          <w:sz w:val="22"/>
          <w:szCs w:val="22"/>
        </w:rPr>
        <w:t>- Behavioral Traits: Regular users with moderate engagement.</w:t>
      </w:r>
    </w:p>
    <w:p w14:paraId="4ACFDECB" w14:textId="56D96DE9" w:rsidR="00C71A84" w:rsidRPr="00C71A84" w:rsidRDefault="00C71A84" w:rsidP="00C71A84">
      <w:pPr>
        <w:spacing w:after="0"/>
        <w:rPr>
          <w:rFonts w:ascii="Times New Roman" w:eastAsia="Times New Roman" w:hAnsi="Times New Roman" w:cs="Times New Roman"/>
          <w:i w:val="0"/>
          <w:iCs w:val="0"/>
          <w:sz w:val="22"/>
          <w:szCs w:val="22"/>
        </w:rPr>
      </w:pPr>
      <w:r w:rsidRPr="00C71A84">
        <w:rPr>
          <w:rFonts w:ascii="Times New Roman" w:eastAsia="Times New Roman" w:hAnsi="Times New Roman" w:cs="Times New Roman"/>
          <w:i w:val="0"/>
          <w:iCs w:val="0"/>
          <w:sz w:val="22"/>
          <w:szCs w:val="22"/>
        </w:rPr>
        <w:t>- Transaction Pattern</w:t>
      </w:r>
      <w:r w:rsidR="00B96277">
        <w:rPr>
          <w:rFonts w:ascii="Times New Roman" w:eastAsia="Times New Roman" w:hAnsi="Times New Roman" w:cs="Times New Roman"/>
          <w:i w:val="0"/>
          <w:iCs w:val="0"/>
          <w:sz w:val="22"/>
          <w:szCs w:val="22"/>
        </w:rPr>
        <w:t>s</w:t>
      </w:r>
      <w:r w:rsidRPr="00C71A84">
        <w:rPr>
          <w:rFonts w:ascii="Times New Roman" w:eastAsia="Times New Roman" w:hAnsi="Times New Roman" w:cs="Times New Roman"/>
          <w:i w:val="0"/>
          <w:iCs w:val="0"/>
          <w:sz w:val="22"/>
          <w:szCs w:val="22"/>
        </w:rPr>
        <w:t>: Focused solely on purchases with consistent behavior.</w:t>
      </w:r>
    </w:p>
    <w:p w14:paraId="23A2F900" w14:textId="10E6179E" w:rsidR="00C71A84" w:rsidRPr="00C71A84" w:rsidRDefault="00C71A84" w:rsidP="00C71A84">
      <w:pPr>
        <w:spacing w:after="0"/>
        <w:rPr>
          <w:rFonts w:ascii="Times New Roman" w:eastAsia="Times New Roman" w:hAnsi="Times New Roman" w:cs="Times New Roman"/>
          <w:i w:val="0"/>
          <w:iCs w:val="0"/>
          <w:sz w:val="22"/>
          <w:szCs w:val="22"/>
        </w:rPr>
      </w:pPr>
      <w:r w:rsidRPr="00C71A84">
        <w:rPr>
          <w:rFonts w:ascii="Times New Roman" w:eastAsia="Times New Roman" w:hAnsi="Times New Roman" w:cs="Times New Roman"/>
          <w:i w:val="0"/>
          <w:iCs w:val="0"/>
          <w:sz w:val="22"/>
          <w:szCs w:val="22"/>
        </w:rPr>
        <w:t>- Risk Profile: Very low risk, making it the safest among all clusters.</w:t>
      </w:r>
    </w:p>
    <w:p w14:paraId="3E373404" w14:textId="77777777" w:rsidR="00C71A84" w:rsidRPr="00C71A84" w:rsidRDefault="00C71A84" w:rsidP="00C71A84">
      <w:pPr>
        <w:spacing w:after="0"/>
        <w:rPr>
          <w:rFonts w:ascii="Times New Roman" w:eastAsia="Times New Roman" w:hAnsi="Times New Roman" w:cs="Times New Roman"/>
          <w:i w:val="0"/>
          <w:iCs w:val="0"/>
          <w:sz w:val="22"/>
          <w:szCs w:val="22"/>
        </w:rPr>
      </w:pPr>
    </w:p>
    <w:p w14:paraId="66D34E13" w14:textId="5F0BA0A6" w:rsidR="00C71A84" w:rsidRPr="00B96277" w:rsidRDefault="00C71A84" w:rsidP="00C71A84">
      <w:pPr>
        <w:spacing w:after="0"/>
        <w:rPr>
          <w:rFonts w:ascii="Times New Roman" w:eastAsia="Times New Roman" w:hAnsi="Times New Roman" w:cs="Times New Roman"/>
          <w:b/>
          <w:bCs/>
          <w:i w:val="0"/>
          <w:iCs w:val="0"/>
          <w:sz w:val="22"/>
          <w:szCs w:val="22"/>
        </w:rPr>
      </w:pPr>
      <w:r w:rsidRPr="00B96277">
        <w:rPr>
          <w:rFonts w:ascii="Times New Roman" w:eastAsia="Times New Roman" w:hAnsi="Times New Roman" w:cs="Times New Roman"/>
          <w:b/>
          <w:bCs/>
          <w:i w:val="0"/>
          <w:iCs w:val="0"/>
          <w:sz w:val="22"/>
          <w:szCs w:val="22"/>
        </w:rPr>
        <w:t xml:space="preserve">Cluster 3: </w:t>
      </w:r>
    </w:p>
    <w:p w14:paraId="536719D3" w14:textId="5DDECEE5" w:rsidR="00C71A84" w:rsidRPr="00C71A84" w:rsidRDefault="00C71A84" w:rsidP="00C71A84">
      <w:pPr>
        <w:spacing w:after="0"/>
        <w:rPr>
          <w:rFonts w:ascii="Times New Roman" w:eastAsia="Times New Roman" w:hAnsi="Times New Roman" w:cs="Times New Roman"/>
          <w:i w:val="0"/>
          <w:iCs w:val="0"/>
          <w:sz w:val="22"/>
          <w:szCs w:val="22"/>
        </w:rPr>
      </w:pPr>
      <w:r w:rsidRPr="00C71A84">
        <w:rPr>
          <w:rFonts w:ascii="Times New Roman" w:eastAsia="Times New Roman" w:hAnsi="Times New Roman" w:cs="Times New Roman"/>
          <w:i w:val="0"/>
          <w:iCs w:val="0"/>
          <w:sz w:val="22"/>
          <w:szCs w:val="22"/>
        </w:rPr>
        <w:t>- Behavioral Traits: Similar in engagement to Cluster 0 but involved in risky behaviors.</w:t>
      </w:r>
    </w:p>
    <w:p w14:paraId="35569536" w14:textId="3B5EF2FD" w:rsidR="00C71A84" w:rsidRPr="00C71A84" w:rsidRDefault="00C71A84" w:rsidP="00C71A84">
      <w:pPr>
        <w:spacing w:after="0"/>
        <w:rPr>
          <w:rFonts w:ascii="Times New Roman" w:eastAsia="Times New Roman" w:hAnsi="Times New Roman" w:cs="Times New Roman"/>
          <w:i w:val="0"/>
          <w:iCs w:val="0"/>
          <w:sz w:val="22"/>
          <w:szCs w:val="22"/>
        </w:rPr>
      </w:pPr>
      <w:r w:rsidRPr="00C71A84">
        <w:rPr>
          <w:rFonts w:ascii="Times New Roman" w:eastAsia="Times New Roman" w:hAnsi="Times New Roman" w:cs="Times New Roman"/>
          <w:i w:val="0"/>
          <w:iCs w:val="0"/>
          <w:sz w:val="22"/>
          <w:szCs w:val="22"/>
        </w:rPr>
        <w:t>- Transaction Patterns: Engaged in 'phishing' and 'scam' activities.</w:t>
      </w:r>
    </w:p>
    <w:p w14:paraId="55A6FF20" w14:textId="4DB22937" w:rsidR="00C71A84" w:rsidRPr="00C71A84" w:rsidRDefault="00C71A84" w:rsidP="00C71A84">
      <w:pPr>
        <w:spacing w:after="0"/>
        <w:rPr>
          <w:rFonts w:ascii="Times New Roman" w:eastAsia="Times New Roman" w:hAnsi="Times New Roman" w:cs="Times New Roman"/>
          <w:i w:val="0"/>
          <w:iCs w:val="0"/>
          <w:sz w:val="22"/>
          <w:szCs w:val="22"/>
        </w:rPr>
      </w:pPr>
      <w:r w:rsidRPr="00C71A84">
        <w:rPr>
          <w:rFonts w:ascii="Times New Roman" w:eastAsia="Times New Roman" w:hAnsi="Times New Roman" w:cs="Times New Roman"/>
          <w:i w:val="0"/>
          <w:iCs w:val="0"/>
          <w:sz w:val="22"/>
          <w:szCs w:val="22"/>
        </w:rPr>
        <w:t>- Risk Profile: Contains all high-risk anomalies, indicating potentially fraudulent behavior.</w:t>
      </w:r>
    </w:p>
    <w:p w14:paraId="0296458C" w14:textId="77777777" w:rsidR="00C71A84" w:rsidRPr="00C71A84" w:rsidRDefault="00C71A84" w:rsidP="00C71A84">
      <w:pPr>
        <w:spacing w:after="0"/>
        <w:rPr>
          <w:rFonts w:ascii="Times New Roman" w:eastAsia="Times New Roman" w:hAnsi="Times New Roman" w:cs="Times New Roman"/>
          <w:i w:val="0"/>
          <w:iCs w:val="0"/>
          <w:sz w:val="22"/>
          <w:szCs w:val="22"/>
        </w:rPr>
      </w:pPr>
    </w:p>
    <w:p w14:paraId="1062C462" w14:textId="55BD014A" w:rsidR="00CF327C" w:rsidRPr="00840AEC" w:rsidRDefault="00C71A84" w:rsidP="00C71A84">
      <w:pPr>
        <w:spacing w:after="0"/>
        <w:rPr>
          <w:rFonts w:ascii="Times New Roman" w:eastAsia="Times New Roman" w:hAnsi="Times New Roman" w:cs="Times New Roman"/>
          <w:i w:val="0"/>
          <w:iCs w:val="0"/>
          <w:sz w:val="22"/>
          <w:szCs w:val="22"/>
        </w:rPr>
      </w:pPr>
      <w:r w:rsidRPr="00C71A84">
        <w:rPr>
          <w:rFonts w:ascii="Times New Roman" w:eastAsia="Times New Roman" w:hAnsi="Times New Roman" w:cs="Times New Roman"/>
          <w:i w:val="0"/>
          <w:iCs w:val="0"/>
          <w:sz w:val="22"/>
          <w:szCs w:val="22"/>
        </w:rPr>
        <w:t>This refined analysis helps in deploying targeted strategies for user engagement, risk management, and security enhancements tailored to the distinct needs of each cluster, thus fostering a secure and engaging environment in the Open Metaverse.</w:t>
      </w:r>
      <w:r w:rsidR="002B4A79" w:rsidRPr="002B4A79">
        <w:rPr>
          <w:noProof/>
        </w:rPr>
        <w:t xml:space="preserve"> </w:t>
      </w:r>
      <w:r w:rsidR="002B4A79" w:rsidRPr="002B4A79">
        <w:rPr>
          <w:rFonts w:ascii="Times New Roman" w:eastAsia="Times New Roman" w:hAnsi="Times New Roman" w:cs="Times New Roman"/>
          <w:i w:val="0"/>
          <w:iCs w:val="0"/>
          <w:noProof/>
          <w:sz w:val="22"/>
          <w:szCs w:val="22"/>
        </w:rPr>
        <w:drawing>
          <wp:inline distT="0" distB="0" distL="0" distR="0" wp14:anchorId="6ACF81F8" wp14:editId="5EA306C2">
            <wp:extent cx="6409650" cy="5421630"/>
            <wp:effectExtent l="0" t="0" r="0" b="7620"/>
            <wp:docPr id="19227204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20417" name="Picture 1" descr="A screenshot of a graph&#10;&#10;Description automatically generated"/>
                    <pic:cNvPicPr/>
                  </pic:nvPicPr>
                  <pic:blipFill>
                    <a:blip r:embed="rId17"/>
                    <a:stretch>
                      <a:fillRect/>
                    </a:stretch>
                  </pic:blipFill>
                  <pic:spPr>
                    <a:xfrm>
                      <a:off x="0" y="0"/>
                      <a:ext cx="6413300" cy="5424718"/>
                    </a:xfrm>
                    <a:prstGeom prst="rect">
                      <a:avLst/>
                    </a:prstGeom>
                  </pic:spPr>
                </pic:pic>
              </a:graphicData>
            </a:graphic>
          </wp:inline>
        </w:drawing>
      </w:r>
    </w:p>
    <w:p w14:paraId="52C369D4" w14:textId="77777777" w:rsidR="00184065" w:rsidRPr="00184065" w:rsidRDefault="00184065" w:rsidP="00184065">
      <w:pPr>
        <w:spacing w:after="0"/>
        <w:rPr>
          <w:rFonts w:ascii="Times New Roman" w:eastAsia="Times New Roman" w:hAnsi="Times New Roman" w:cs="Times New Roman"/>
          <w:i w:val="0"/>
          <w:iCs w:val="0"/>
          <w:sz w:val="22"/>
          <w:szCs w:val="22"/>
        </w:rPr>
      </w:pPr>
    </w:p>
    <w:p w14:paraId="0CFD6649" w14:textId="7918AC56" w:rsidR="00184065" w:rsidRPr="004602B4" w:rsidRDefault="00184065" w:rsidP="00184065">
      <w:pPr>
        <w:spacing w:after="0"/>
        <w:rPr>
          <w:rFonts w:ascii="Times New Roman" w:eastAsia="Times New Roman" w:hAnsi="Times New Roman" w:cs="Times New Roman"/>
          <w:b/>
          <w:bCs/>
          <w:i w:val="0"/>
          <w:iCs w:val="0"/>
          <w:sz w:val="22"/>
          <w:szCs w:val="22"/>
        </w:rPr>
      </w:pPr>
      <w:r w:rsidRPr="004602B4">
        <w:rPr>
          <w:rFonts w:ascii="Times New Roman" w:eastAsia="Times New Roman" w:hAnsi="Times New Roman" w:cs="Times New Roman"/>
          <w:b/>
          <w:bCs/>
          <w:i w:val="0"/>
          <w:iCs w:val="0"/>
          <w:sz w:val="22"/>
          <w:szCs w:val="22"/>
        </w:rPr>
        <w:t>Visual Insights and Strategic Implications</w:t>
      </w:r>
      <w:r w:rsidR="004602B4" w:rsidRPr="004602B4">
        <w:rPr>
          <w:rFonts w:ascii="Times New Roman" w:eastAsia="Times New Roman" w:hAnsi="Times New Roman" w:cs="Times New Roman"/>
          <w:b/>
          <w:bCs/>
          <w:i w:val="0"/>
          <w:iCs w:val="0"/>
          <w:sz w:val="22"/>
          <w:szCs w:val="22"/>
        </w:rPr>
        <w:t xml:space="preserve"> from above heatmap in support of Cluster Analysis</w:t>
      </w:r>
    </w:p>
    <w:p w14:paraId="549D880F" w14:textId="2D8D114A" w:rsidR="00184065" w:rsidRPr="00184065" w:rsidRDefault="00184065" w:rsidP="00184065">
      <w:pPr>
        <w:spacing w:after="0"/>
        <w:rPr>
          <w:rFonts w:ascii="Times New Roman" w:eastAsia="Times New Roman" w:hAnsi="Times New Roman" w:cs="Times New Roman"/>
          <w:i w:val="0"/>
          <w:iCs w:val="0"/>
          <w:sz w:val="22"/>
          <w:szCs w:val="22"/>
        </w:rPr>
      </w:pPr>
      <w:r w:rsidRPr="00184065">
        <w:rPr>
          <w:rFonts w:ascii="Times New Roman" w:eastAsia="Times New Roman" w:hAnsi="Times New Roman" w:cs="Times New Roman"/>
          <w:i w:val="0"/>
          <w:iCs w:val="0"/>
          <w:sz w:val="22"/>
          <w:szCs w:val="22"/>
        </w:rPr>
        <w:lastRenderedPageBreak/>
        <w:t>- Behavioral Patterns: The heatmap visually affirms the unique behavioral patterns and transactional preferences of each cluster, facilitating a deeper understanding of user dynamics within the Metaverse.</w:t>
      </w:r>
    </w:p>
    <w:p w14:paraId="3A799705" w14:textId="23F377C1" w:rsidR="00184065" w:rsidRPr="00184065" w:rsidRDefault="00184065" w:rsidP="00184065">
      <w:pPr>
        <w:spacing w:after="0"/>
        <w:rPr>
          <w:rFonts w:ascii="Times New Roman" w:eastAsia="Times New Roman" w:hAnsi="Times New Roman" w:cs="Times New Roman"/>
          <w:i w:val="0"/>
          <w:iCs w:val="0"/>
          <w:sz w:val="22"/>
          <w:szCs w:val="22"/>
        </w:rPr>
      </w:pPr>
      <w:r w:rsidRPr="00184065">
        <w:rPr>
          <w:rFonts w:ascii="Times New Roman" w:eastAsia="Times New Roman" w:hAnsi="Times New Roman" w:cs="Times New Roman"/>
          <w:i w:val="0"/>
          <w:iCs w:val="0"/>
          <w:sz w:val="22"/>
          <w:szCs w:val="22"/>
        </w:rPr>
        <w:t>- Risk and Engagement Strategies: The detailed view provided by the heatmap allows for strategic planning in terms of risk management and engagement. For instance, enhanced security protocols can be designed for Clusters 1 and 3 due to their higher risk scores and intensive activities, while tailored marketing strategies could be developed for Clusters 0 and 2 to increase their platform engagement and transaction frequencies.</w:t>
      </w:r>
    </w:p>
    <w:p w14:paraId="65A3600C" w14:textId="751D43F5" w:rsidR="00184065" w:rsidRDefault="00184065" w:rsidP="00184065">
      <w:pPr>
        <w:spacing w:after="0"/>
        <w:rPr>
          <w:rFonts w:ascii="Times New Roman" w:eastAsia="Times New Roman" w:hAnsi="Times New Roman" w:cs="Times New Roman"/>
          <w:i w:val="0"/>
          <w:iCs w:val="0"/>
          <w:sz w:val="22"/>
          <w:szCs w:val="22"/>
        </w:rPr>
      </w:pPr>
      <w:r w:rsidRPr="00184065">
        <w:rPr>
          <w:rFonts w:ascii="Times New Roman" w:eastAsia="Times New Roman" w:hAnsi="Times New Roman" w:cs="Times New Roman"/>
          <w:i w:val="0"/>
          <w:iCs w:val="0"/>
          <w:sz w:val="22"/>
          <w:szCs w:val="22"/>
        </w:rPr>
        <w:t>- Customized User Interaction: By analyzing these patterns, the Metaverse can offer more personalized user experiences, optimize user interaction based on cluster characteristics, and better manage the platform's overall risk profile.</w:t>
      </w:r>
    </w:p>
    <w:p w14:paraId="64D4FDF0" w14:textId="77777777" w:rsidR="004602B4" w:rsidRDefault="004602B4" w:rsidP="00184065">
      <w:pPr>
        <w:spacing w:after="0"/>
        <w:rPr>
          <w:rFonts w:ascii="Times New Roman" w:eastAsia="Times New Roman" w:hAnsi="Times New Roman" w:cs="Times New Roman"/>
          <w:i w:val="0"/>
          <w:iCs w:val="0"/>
          <w:sz w:val="22"/>
          <w:szCs w:val="22"/>
        </w:rPr>
      </w:pPr>
    </w:p>
    <w:p w14:paraId="6979FD34" w14:textId="69308B73" w:rsidR="004602B4" w:rsidRPr="004602B4" w:rsidRDefault="004602B4" w:rsidP="00184065">
      <w:pPr>
        <w:spacing w:after="0"/>
        <w:rPr>
          <w:rFonts w:ascii="Times New Roman" w:eastAsia="Times New Roman" w:hAnsi="Times New Roman" w:cs="Times New Roman"/>
          <w:b/>
          <w:bCs/>
          <w:i w:val="0"/>
          <w:iCs w:val="0"/>
          <w:sz w:val="32"/>
          <w:szCs w:val="32"/>
        </w:rPr>
      </w:pPr>
      <w:r w:rsidRPr="004602B4">
        <w:rPr>
          <w:rFonts w:ascii="Times New Roman" w:eastAsia="Times New Roman" w:hAnsi="Times New Roman" w:cs="Times New Roman"/>
          <w:b/>
          <w:bCs/>
          <w:i w:val="0"/>
          <w:iCs w:val="0"/>
          <w:sz w:val="32"/>
          <w:szCs w:val="32"/>
        </w:rPr>
        <w:t>Cross-Tabulation Charts</w:t>
      </w:r>
    </w:p>
    <w:p w14:paraId="0884735E" w14:textId="2DD60657" w:rsidR="004B6171" w:rsidRDefault="004B6171" w:rsidP="004B6171">
      <w:pPr>
        <w:spacing w:after="0"/>
        <w:jc w:val="center"/>
      </w:pPr>
      <w:r>
        <w:rPr>
          <w:i w:val="0"/>
          <w:iCs w:val="0"/>
          <w:noProof/>
        </w:rPr>
        <w:drawing>
          <wp:inline distT="0" distB="0" distL="0" distR="0" wp14:anchorId="022D5118" wp14:editId="5DA5B29A">
            <wp:extent cx="3089031" cy="1686709"/>
            <wp:effectExtent l="0" t="0" r="0" b="8890"/>
            <wp:docPr id="1324979662" name="Picture 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79662" name="Picture 15"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89031" cy="1686709"/>
                    </a:xfrm>
                    <a:prstGeom prst="rect">
                      <a:avLst/>
                    </a:prstGeom>
                  </pic:spPr>
                </pic:pic>
              </a:graphicData>
            </a:graphic>
          </wp:inline>
        </w:drawing>
      </w:r>
      <w:r>
        <w:rPr>
          <w:i w:val="0"/>
          <w:iCs w:val="0"/>
          <w:noProof/>
        </w:rPr>
        <w:drawing>
          <wp:inline distT="0" distB="0" distL="0" distR="0" wp14:anchorId="7AAFA81F" wp14:editId="1A6D4134">
            <wp:extent cx="4000500" cy="2184400"/>
            <wp:effectExtent l="0" t="0" r="0" b="0"/>
            <wp:docPr id="113189824" name="Picture 16" descr="A table of numbers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9824" name="Picture 16" descr="A table of numbers with red and blue squar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00500" cy="2184400"/>
                    </a:xfrm>
                    <a:prstGeom prst="rect">
                      <a:avLst/>
                    </a:prstGeom>
                  </pic:spPr>
                </pic:pic>
              </a:graphicData>
            </a:graphic>
          </wp:inline>
        </w:drawing>
      </w:r>
      <w:r>
        <w:rPr>
          <w:i w:val="0"/>
          <w:iCs w:val="0"/>
          <w:noProof/>
        </w:rPr>
        <w:lastRenderedPageBreak/>
        <w:drawing>
          <wp:inline distT="0" distB="0" distL="0" distR="0" wp14:anchorId="20876C2F" wp14:editId="6C6B22A2">
            <wp:extent cx="3924300" cy="1651000"/>
            <wp:effectExtent l="0" t="0" r="0" b="0"/>
            <wp:docPr id="1336386766" name="Picture 17" descr="A red and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86766" name="Picture 17" descr="A red and blue squares with numbe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24300" cy="1651000"/>
                    </a:xfrm>
                    <a:prstGeom prst="rect">
                      <a:avLst/>
                    </a:prstGeom>
                  </pic:spPr>
                </pic:pic>
              </a:graphicData>
            </a:graphic>
          </wp:inline>
        </w:drawing>
      </w:r>
      <w:r>
        <w:rPr>
          <w:i w:val="0"/>
          <w:iCs w:val="0"/>
          <w:noProof/>
        </w:rPr>
        <w:drawing>
          <wp:inline distT="0" distB="0" distL="0" distR="0" wp14:anchorId="45813B91" wp14:editId="398CA89D">
            <wp:extent cx="4013200" cy="1625600"/>
            <wp:effectExtent l="0" t="0" r="0" b="0"/>
            <wp:docPr id="1534552199" name="Picture 18" descr="A red and blu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52199" name="Picture 18" descr="A red and blue numbe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13200" cy="1625600"/>
                    </a:xfrm>
                    <a:prstGeom prst="rect">
                      <a:avLst/>
                    </a:prstGeom>
                  </pic:spPr>
                </pic:pic>
              </a:graphicData>
            </a:graphic>
          </wp:inline>
        </w:drawing>
      </w:r>
    </w:p>
    <w:p w14:paraId="59DC9A89" w14:textId="77777777" w:rsidR="005A0ABC" w:rsidRDefault="005A0ABC" w:rsidP="004B6171">
      <w:pPr>
        <w:spacing w:after="0"/>
        <w:jc w:val="center"/>
      </w:pPr>
    </w:p>
    <w:p w14:paraId="3DF2E970" w14:textId="77777777" w:rsidR="005A0ABC" w:rsidRDefault="005A0ABC" w:rsidP="004B6171">
      <w:pPr>
        <w:spacing w:after="0"/>
        <w:jc w:val="center"/>
      </w:pPr>
    </w:p>
    <w:p w14:paraId="3BF377E8" w14:textId="77777777" w:rsidR="005A0ABC" w:rsidRPr="005A0ABC" w:rsidRDefault="005A0ABC" w:rsidP="005A0ABC">
      <w:pPr>
        <w:spacing w:after="0"/>
        <w:rPr>
          <w:i w:val="0"/>
          <w:iCs w:val="0"/>
        </w:rPr>
      </w:pPr>
      <w:r w:rsidRPr="005A0ABC">
        <w:rPr>
          <w:i w:val="0"/>
          <w:iCs w:val="0"/>
        </w:rPr>
        <w:t>The provided cross-tabulation charts for transaction types, location regions, anomalies, and purchase patterns offer a detailed view of how different attributes are distributed across the four clusters. Here’s a summary based on each image:</w:t>
      </w:r>
    </w:p>
    <w:p w14:paraId="064BE1E4" w14:textId="77777777" w:rsidR="005A0ABC" w:rsidRPr="004602B4" w:rsidRDefault="005A0ABC" w:rsidP="005A0ABC">
      <w:pPr>
        <w:spacing w:after="0"/>
        <w:rPr>
          <w:b/>
          <w:bCs/>
          <w:i w:val="0"/>
          <w:iCs w:val="0"/>
        </w:rPr>
      </w:pPr>
    </w:p>
    <w:p w14:paraId="28259CCE" w14:textId="178A3CE7" w:rsidR="005A0ABC" w:rsidRPr="004602B4" w:rsidRDefault="005A0ABC" w:rsidP="005A0ABC">
      <w:pPr>
        <w:spacing w:after="0"/>
        <w:rPr>
          <w:b/>
          <w:bCs/>
          <w:i w:val="0"/>
          <w:iCs w:val="0"/>
        </w:rPr>
      </w:pPr>
      <w:r w:rsidRPr="004602B4">
        <w:rPr>
          <w:b/>
          <w:bCs/>
          <w:i w:val="0"/>
          <w:iCs w:val="0"/>
        </w:rPr>
        <w:t>Transaction Type Distribution</w:t>
      </w:r>
    </w:p>
    <w:p w14:paraId="45FD4E6C" w14:textId="17D866EB" w:rsidR="005A0ABC" w:rsidRPr="005A0ABC" w:rsidRDefault="005A0ABC" w:rsidP="005A0ABC">
      <w:pPr>
        <w:spacing w:after="0"/>
        <w:rPr>
          <w:i w:val="0"/>
          <w:iCs w:val="0"/>
        </w:rPr>
      </w:pPr>
      <w:r w:rsidRPr="005A0ABC">
        <w:rPr>
          <w:i w:val="0"/>
          <w:iCs w:val="0"/>
        </w:rPr>
        <w:t>- Phishin</w:t>
      </w:r>
      <w:r w:rsidR="004602B4">
        <w:rPr>
          <w:i w:val="0"/>
          <w:iCs w:val="0"/>
        </w:rPr>
        <w:t>g</w:t>
      </w:r>
      <w:r w:rsidRPr="005A0ABC">
        <w:rPr>
          <w:i w:val="0"/>
          <w:iCs w:val="0"/>
        </w:rPr>
        <w:t>: Exclusively present in Cluster 3, indicating this cluster is heavily involved in fraudulent activities.</w:t>
      </w:r>
    </w:p>
    <w:p w14:paraId="21B658EE" w14:textId="7717A0BD" w:rsidR="005A0ABC" w:rsidRPr="005A0ABC" w:rsidRDefault="005A0ABC" w:rsidP="005A0ABC">
      <w:pPr>
        <w:spacing w:after="0"/>
        <w:rPr>
          <w:i w:val="0"/>
          <w:iCs w:val="0"/>
        </w:rPr>
      </w:pPr>
      <w:r w:rsidRPr="005A0ABC">
        <w:rPr>
          <w:i w:val="0"/>
          <w:iCs w:val="0"/>
        </w:rPr>
        <w:t>- Purchase: Predominantly in Cluster 2 (73.29%), showing that this cluster primarily focuses on purchasing activities.</w:t>
      </w:r>
    </w:p>
    <w:p w14:paraId="6B7E782D" w14:textId="0600CC9F" w:rsidR="005A0ABC" w:rsidRPr="005A0ABC" w:rsidRDefault="005A0ABC" w:rsidP="005A0ABC">
      <w:pPr>
        <w:spacing w:after="0"/>
        <w:rPr>
          <w:i w:val="0"/>
          <w:iCs w:val="0"/>
        </w:rPr>
      </w:pPr>
      <w:r w:rsidRPr="005A0ABC">
        <w:rPr>
          <w:i w:val="0"/>
          <w:iCs w:val="0"/>
        </w:rPr>
        <w:t>- Sale: Strongly characterized by Cluster 1 (74.11%), suggesting that this cluster mainly deals with sales transactions.</w:t>
      </w:r>
    </w:p>
    <w:p w14:paraId="6DD54EC1" w14:textId="44954062" w:rsidR="005A0ABC" w:rsidRPr="005A0ABC" w:rsidRDefault="005A0ABC" w:rsidP="005A0ABC">
      <w:pPr>
        <w:spacing w:after="0"/>
        <w:rPr>
          <w:i w:val="0"/>
          <w:iCs w:val="0"/>
        </w:rPr>
      </w:pPr>
      <w:r w:rsidRPr="005A0ABC">
        <w:rPr>
          <w:i w:val="0"/>
          <w:iCs w:val="0"/>
        </w:rPr>
        <w:t xml:space="preserve">- Scam: </w:t>
      </w:r>
      <w:proofErr w:type="gramStart"/>
      <w:r w:rsidRPr="005A0ABC">
        <w:rPr>
          <w:i w:val="0"/>
          <w:iCs w:val="0"/>
        </w:rPr>
        <w:t>Similar to</w:t>
      </w:r>
      <w:proofErr w:type="gramEnd"/>
      <w:r w:rsidRPr="005A0ABC">
        <w:rPr>
          <w:i w:val="0"/>
          <w:iCs w:val="0"/>
        </w:rPr>
        <w:t xml:space="preserve"> phishing, found only in Cluster 3, reinforcing the cluster's association with high-risk activities.</w:t>
      </w:r>
    </w:p>
    <w:p w14:paraId="2B3B3E6C" w14:textId="77777777" w:rsidR="005A0ABC" w:rsidRPr="005A0ABC" w:rsidRDefault="005A0ABC" w:rsidP="005A0ABC">
      <w:pPr>
        <w:spacing w:after="0"/>
        <w:rPr>
          <w:i w:val="0"/>
          <w:iCs w:val="0"/>
        </w:rPr>
      </w:pPr>
      <w:r w:rsidRPr="005A0ABC">
        <w:rPr>
          <w:i w:val="0"/>
          <w:iCs w:val="0"/>
        </w:rPr>
        <w:t>- **Transfer**: More evenly spread across Clusters 0, 1, and 2, with Cluster 1 showing slightly higher involvement (35.55%).</w:t>
      </w:r>
    </w:p>
    <w:p w14:paraId="1AD675E6" w14:textId="77777777" w:rsidR="005A0ABC" w:rsidRPr="005A0ABC" w:rsidRDefault="005A0ABC" w:rsidP="005A0ABC">
      <w:pPr>
        <w:spacing w:after="0"/>
        <w:rPr>
          <w:i w:val="0"/>
          <w:iCs w:val="0"/>
        </w:rPr>
      </w:pPr>
    </w:p>
    <w:p w14:paraId="3075C907" w14:textId="480610E8" w:rsidR="005A0ABC" w:rsidRPr="000B7A48" w:rsidRDefault="005A0ABC" w:rsidP="005A0ABC">
      <w:pPr>
        <w:spacing w:after="0"/>
        <w:rPr>
          <w:b/>
          <w:bCs/>
          <w:i w:val="0"/>
          <w:iCs w:val="0"/>
        </w:rPr>
      </w:pPr>
      <w:r w:rsidRPr="000B7A48">
        <w:rPr>
          <w:b/>
          <w:bCs/>
          <w:i w:val="0"/>
          <w:iCs w:val="0"/>
        </w:rPr>
        <w:t>Location Region Distribution</w:t>
      </w:r>
    </w:p>
    <w:p w14:paraId="31ADEE88" w14:textId="77777777" w:rsidR="005A0ABC" w:rsidRPr="005A0ABC" w:rsidRDefault="005A0ABC" w:rsidP="005A0ABC">
      <w:pPr>
        <w:spacing w:after="0"/>
        <w:rPr>
          <w:i w:val="0"/>
          <w:iCs w:val="0"/>
        </w:rPr>
      </w:pPr>
      <w:r w:rsidRPr="005A0ABC">
        <w:rPr>
          <w:i w:val="0"/>
          <w:iCs w:val="0"/>
        </w:rPr>
        <w:t xml:space="preserve">- The distribution across regions is </w:t>
      </w:r>
      <w:proofErr w:type="gramStart"/>
      <w:r w:rsidRPr="005A0ABC">
        <w:rPr>
          <w:i w:val="0"/>
          <w:iCs w:val="0"/>
        </w:rPr>
        <w:t>fairly even</w:t>
      </w:r>
      <w:proofErr w:type="gramEnd"/>
      <w:r w:rsidRPr="005A0ABC">
        <w:rPr>
          <w:i w:val="0"/>
          <w:iCs w:val="0"/>
        </w:rPr>
        <w:t xml:space="preserve"> among Clusters 0, 1, and 2, suggesting a geographically diverse user base in these clusters. However, there are notable insights:</w:t>
      </w:r>
    </w:p>
    <w:p w14:paraId="78A49AD7" w14:textId="06160932" w:rsidR="005A0ABC" w:rsidRPr="005A0ABC" w:rsidRDefault="005A0ABC" w:rsidP="005A0ABC">
      <w:pPr>
        <w:spacing w:after="0"/>
        <w:rPr>
          <w:i w:val="0"/>
          <w:iCs w:val="0"/>
        </w:rPr>
      </w:pPr>
      <w:r w:rsidRPr="005A0ABC">
        <w:rPr>
          <w:i w:val="0"/>
          <w:iCs w:val="0"/>
        </w:rPr>
        <w:t>- Europe: Slightly more concentrated in Cluster 2.</w:t>
      </w:r>
    </w:p>
    <w:p w14:paraId="5DD5163A" w14:textId="37F6F1B2" w:rsidR="005A0ABC" w:rsidRPr="005A0ABC" w:rsidRDefault="005A0ABC" w:rsidP="005A0ABC">
      <w:pPr>
        <w:spacing w:after="0"/>
        <w:rPr>
          <w:i w:val="0"/>
          <w:iCs w:val="0"/>
        </w:rPr>
      </w:pPr>
      <w:r w:rsidRPr="005A0ABC">
        <w:rPr>
          <w:i w:val="0"/>
          <w:iCs w:val="0"/>
        </w:rPr>
        <w:t xml:space="preserve">- </w:t>
      </w:r>
      <w:r w:rsidR="00594EA6">
        <w:rPr>
          <w:i w:val="0"/>
          <w:iCs w:val="0"/>
        </w:rPr>
        <w:t>C</w:t>
      </w:r>
      <w:r w:rsidRPr="005A0ABC">
        <w:rPr>
          <w:i w:val="0"/>
          <w:iCs w:val="0"/>
        </w:rPr>
        <w:t>luster 3: Shows significantly less engagement across all regions, with notably low percentages indicating either a smaller size or less active participation in the Open Metaverse from this cluster.</w:t>
      </w:r>
    </w:p>
    <w:p w14:paraId="52C28D1B" w14:textId="77777777" w:rsidR="005A0ABC" w:rsidRPr="005A0ABC" w:rsidRDefault="005A0ABC" w:rsidP="005A0ABC">
      <w:pPr>
        <w:spacing w:after="0"/>
        <w:rPr>
          <w:i w:val="0"/>
          <w:iCs w:val="0"/>
        </w:rPr>
      </w:pPr>
    </w:p>
    <w:p w14:paraId="0CAC1D14" w14:textId="0B153023" w:rsidR="005A0ABC" w:rsidRPr="00CD60BB" w:rsidRDefault="005A0ABC" w:rsidP="005A0ABC">
      <w:pPr>
        <w:spacing w:after="0"/>
        <w:rPr>
          <w:b/>
          <w:bCs/>
          <w:i w:val="0"/>
          <w:iCs w:val="0"/>
        </w:rPr>
      </w:pPr>
      <w:r w:rsidRPr="00CD60BB">
        <w:rPr>
          <w:b/>
          <w:bCs/>
          <w:i w:val="0"/>
          <w:iCs w:val="0"/>
        </w:rPr>
        <w:t>Anomaly Distribution</w:t>
      </w:r>
    </w:p>
    <w:p w14:paraId="41E43AB1" w14:textId="339BEC1B" w:rsidR="005A0ABC" w:rsidRPr="005A0ABC" w:rsidRDefault="005A0ABC" w:rsidP="005A0ABC">
      <w:pPr>
        <w:spacing w:after="0"/>
        <w:rPr>
          <w:i w:val="0"/>
          <w:iCs w:val="0"/>
        </w:rPr>
      </w:pPr>
      <w:r w:rsidRPr="005A0ABC">
        <w:rPr>
          <w:i w:val="0"/>
          <w:iCs w:val="0"/>
        </w:rPr>
        <w:t>- High Risk: Uniquely identifies Cluster 3, with 100% of its anomalies being high risk, highlighting its problematic nature.</w:t>
      </w:r>
    </w:p>
    <w:p w14:paraId="6BAC7B81" w14:textId="67E9C24B" w:rsidR="005A0ABC" w:rsidRPr="005A0ABC" w:rsidRDefault="005A0ABC" w:rsidP="005A0ABC">
      <w:pPr>
        <w:spacing w:after="0"/>
        <w:rPr>
          <w:i w:val="0"/>
          <w:iCs w:val="0"/>
        </w:rPr>
      </w:pPr>
      <w:r w:rsidRPr="005A0ABC">
        <w:rPr>
          <w:i w:val="0"/>
          <w:iCs w:val="0"/>
        </w:rPr>
        <w:t>- Low Risk: Most prominent in Cluster 2 (41.01%), aligning with its dominant purchasing activity, followed by Cluster 0.</w:t>
      </w:r>
    </w:p>
    <w:p w14:paraId="530AF095" w14:textId="5CC49AD2" w:rsidR="005A0ABC" w:rsidRPr="005A0ABC" w:rsidRDefault="005A0ABC" w:rsidP="005A0ABC">
      <w:pPr>
        <w:spacing w:after="0"/>
        <w:rPr>
          <w:i w:val="0"/>
          <w:iCs w:val="0"/>
        </w:rPr>
      </w:pPr>
      <w:r w:rsidRPr="005A0ABC">
        <w:rPr>
          <w:i w:val="0"/>
          <w:iCs w:val="0"/>
        </w:rPr>
        <w:t>- Moderate Risk: Almost exclusively in Cluster 1 (95.42%), suggesting a more complex transaction environment that may involve higher stakes or greater variability in transaction security.</w:t>
      </w:r>
    </w:p>
    <w:p w14:paraId="65BC738C" w14:textId="77777777" w:rsidR="005A0ABC" w:rsidRPr="006C3769" w:rsidRDefault="005A0ABC" w:rsidP="005A0ABC">
      <w:pPr>
        <w:spacing w:after="0"/>
        <w:rPr>
          <w:b/>
          <w:bCs/>
          <w:i w:val="0"/>
          <w:iCs w:val="0"/>
        </w:rPr>
      </w:pPr>
    </w:p>
    <w:p w14:paraId="09A99F86" w14:textId="4317365E" w:rsidR="005A0ABC" w:rsidRPr="006C3769" w:rsidRDefault="005A0ABC" w:rsidP="005A0ABC">
      <w:pPr>
        <w:spacing w:after="0"/>
        <w:rPr>
          <w:b/>
          <w:bCs/>
          <w:i w:val="0"/>
          <w:iCs w:val="0"/>
        </w:rPr>
      </w:pPr>
      <w:r w:rsidRPr="006C3769">
        <w:rPr>
          <w:b/>
          <w:bCs/>
          <w:i w:val="0"/>
          <w:iCs w:val="0"/>
        </w:rPr>
        <w:t>Purchase Pattern Distribution</w:t>
      </w:r>
    </w:p>
    <w:p w14:paraId="4B598D1A" w14:textId="62166A58" w:rsidR="005A0ABC" w:rsidRPr="005A0ABC" w:rsidRDefault="005A0ABC" w:rsidP="005A0ABC">
      <w:pPr>
        <w:spacing w:after="0"/>
        <w:rPr>
          <w:i w:val="0"/>
          <w:iCs w:val="0"/>
        </w:rPr>
      </w:pPr>
      <w:r w:rsidRPr="005A0ABC">
        <w:rPr>
          <w:i w:val="0"/>
          <w:iCs w:val="0"/>
        </w:rPr>
        <w:t>- Focused: Solely in Cluster 2 (100%), indicating a targeted approach to purchases.</w:t>
      </w:r>
    </w:p>
    <w:p w14:paraId="45870BD7" w14:textId="71734D77" w:rsidR="005A0ABC" w:rsidRPr="005A0ABC" w:rsidRDefault="005A0ABC" w:rsidP="005A0ABC">
      <w:pPr>
        <w:spacing w:after="0"/>
        <w:rPr>
          <w:i w:val="0"/>
          <w:iCs w:val="0"/>
        </w:rPr>
      </w:pPr>
      <w:r w:rsidRPr="005A0ABC">
        <w:rPr>
          <w:i w:val="0"/>
          <w:iCs w:val="0"/>
        </w:rPr>
        <w:t xml:space="preserve">- High </w:t>
      </w:r>
      <w:proofErr w:type="gramStart"/>
      <w:r w:rsidRPr="005A0ABC">
        <w:rPr>
          <w:i w:val="0"/>
          <w:iCs w:val="0"/>
        </w:rPr>
        <w:t>Value</w:t>
      </w:r>
      <w:r w:rsidR="00744D23">
        <w:rPr>
          <w:i w:val="0"/>
          <w:iCs w:val="0"/>
        </w:rPr>
        <w:t xml:space="preserve"> :</w:t>
      </w:r>
      <w:proofErr w:type="gramEnd"/>
      <w:r w:rsidRPr="005A0ABC">
        <w:rPr>
          <w:i w:val="0"/>
          <w:iCs w:val="0"/>
        </w:rPr>
        <w:t xml:space="preserve"> Confined to Cluster 1 (100%), aligning with its profile of handling more significant, high-stake transactions.</w:t>
      </w:r>
    </w:p>
    <w:p w14:paraId="68DE186F" w14:textId="5678DDDE" w:rsidR="005A0ABC" w:rsidRPr="005A0ABC" w:rsidRDefault="005A0ABC" w:rsidP="005A0ABC">
      <w:pPr>
        <w:spacing w:after="0"/>
        <w:rPr>
          <w:i w:val="0"/>
          <w:iCs w:val="0"/>
        </w:rPr>
      </w:pPr>
      <w:r w:rsidRPr="005A0ABC">
        <w:rPr>
          <w:i w:val="0"/>
          <w:iCs w:val="0"/>
        </w:rPr>
        <w:t>- Random: Predominantly in Cluster 0 (75.16%), suggesting a less predictable purchasing behavior which could involve a variety of different transaction types and purposes.</w:t>
      </w:r>
    </w:p>
    <w:p w14:paraId="2B5C58A8" w14:textId="77777777" w:rsidR="005A0ABC" w:rsidRPr="005A0ABC" w:rsidRDefault="005A0ABC" w:rsidP="005A0ABC">
      <w:pPr>
        <w:spacing w:after="0"/>
        <w:rPr>
          <w:i w:val="0"/>
          <w:iCs w:val="0"/>
        </w:rPr>
      </w:pPr>
    </w:p>
    <w:p w14:paraId="2A672676" w14:textId="10C1E1F3" w:rsidR="005A0ABC" w:rsidRPr="005A0ABC" w:rsidRDefault="005A0ABC" w:rsidP="005A0ABC">
      <w:pPr>
        <w:spacing w:after="0"/>
        <w:rPr>
          <w:i w:val="0"/>
          <w:iCs w:val="0"/>
        </w:rPr>
      </w:pPr>
      <w:r w:rsidRPr="005A0ABC">
        <w:rPr>
          <w:i w:val="0"/>
          <w:iCs w:val="0"/>
        </w:rPr>
        <w:lastRenderedPageBreak/>
        <w:t>These distributions provide a comprehensive insight into the behavioral and operational dynamics of each cluster, defining their roles and risk profiles within the Open Metaverse. This understanding is crucial for tailoring specific strategies for engagement, risk management, and optimization of user interactions within the ecosystem.</w:t>
      </w:r>
    </w:p>
    <w:p w14:paraId="6035E952" w14:textId="77777777" w:rsidR="00804434" w:rsidRDefault="00804434" w:rsidP="00C71A84">
      <w:pPr>
        <w:spacing w:after="0"/>
      </w:pPr>
    </w:p>
    <w:p w14:paraId="5C811DC8" w14:textId="77777777" w:rsidR="00804434" w:rsidRPr="00C90E4D" w:rsidRDefault="00804434" w:rsidP="00C71A84">
      <w:pPr>
        <w:spacing w:after="0"/>
        <w:rPr>
          <w:rFonts w:ascii="Times New Roman" w:eastAsia="Times New Roman" w:hAnsi="Times New Roman" w:cs="Times New Roman"/>
          <w:i w:val="0"/>
          <w:iCs w:val="0"/>
          <w:sz w:val="22"/>
          <w:szCs w:val="22"/>
        </w:rPr>
      </w:pPr>
    </w:p>
    <w:p w14:paraId="2CEF4F64" w14:textId="35DC22FC" w:rsidR="00E7578A" w:rsidRDefault="00E7578A" w:rsidP="009C0F33">
      <w:pPr>
        <w:pStyle w:val="ListParagraph"/>
        <w:numPr>
          <w:ilvl w:val="0"/>
          <w:numId w:val="32"/>
        </w:numPr>
        <w:spacing w:before="100" w:beforeAutospacing="1" w:after="0" w:line="240" w:lineRule="auto"/>
        <w:rPr>
          <w:rFonts w:ascii="Times New Roman" w:eastAsia="Times New Roman" w:hAnsi="Times New Roman" w:cs="Times New Roman"/>
          <w:i w:val="0"/>
          <w:sz w:val="24"/>
          <w:szCs w:val="24"/>
        </w:rPr>
      </w:pPr>
      <w:r w:rsidRPr="009C0F33">
        <w:rPr>
          <w:rFonts w:ascii="Times New Roman" w:eastAsia="Times New Roman" w:hAnsi="Times New Roman" w:cs="Times New Roman"/>
          <w:b/>
          <w:i w:val="0"/>
          <w:sz w:val="24"/>
          <w:szCs w:val="24"/>
        </w:rPr>
        <w:t>Identify fraudulent transactions:</w:t>
      </w:r>
      <w:r w:rsidRPr="009C0F33">
        <w:rPr>
          <w:rFonts w:ascii="Times New Roman" w:eastAsia="Times New Roman" w:hAnsi="Times New Roman" w:cs="Times New Roman"/>
          <w:i w:val="0"/>
          <w:sz w:val="24"/>
          <w:szCs w:val="24"/>
        </w:rPr>
        <w:t xml:space="preserve"> By classifying transaction patterns, the system will flag suspicious activities and anomalies, safeguarding the financial integrity of the Open Metaverse.</w:t>
      </w:r>
    </w:p>
    <w:p w14:paraId="7ADB36F2" w14:textId="3561606A" w:rsidR="00B462CC" w:rsidRPr="00860A34" w:rsidRDefault="00F6670B" w:rsidP="00B462CC">
      <w:pPr>
        <w:spacing w:after="0"/>
        <w:rPr>
          <w:rFonts w:ascii="Times New Roman" w:eastAsia="Times New Roman" w:hAnsi="Times New Roman" w:cs="Times New Roman"/>
          <w:b/>
          <w:bCs/>
          <w:i w:val="0"/>
          <w:iCs w:val="0"/>
          <w:sz w:val="22"/>
          <w:szCs w:val="22"/>
        </w:rPr>
      </w:pPr>
      <w:r>
        <w:rPr>
          <w:rFonts w:ascii="Times New Roman" w:eastAsia="Times New Roman" w:hAnsi="Times New Roman" w:cs="Times New Roman"/>
          <w:b/>
          <w:bCs/>
          <w:i w:val="0"/>
          <w:iCs w:val="0"/>
          <w:sz w:val="22"/>
          <w:szCs w:val="22"/>
        </w:rPr>
        <w:t>1.</w:t>
      </w:r>
      <w:r w:rsidR="00B462CC" w:rsidRPr="00860A34">
        <w:rPr>
          <w:rFonts w:ascii="Times New Roman" w:eastAsia="Times New Roman" w:hAnsi="Times New Roman" w:cs="Times New Roman"/>
          <w:b/>
          <w:bCs/>
          <w:i w:val="0"/>
          <w:iCs w:val="0"/>
          <w:sz w:val="22"/>
          <w:szCs w:val="22"/>
        </w:rPr>
        <w:t xml:space="preserve"> Data Overview and Preprocessing:</w:t>
      </w:r>
    </w:p>
    <w:p w14:paraId="46D7DB39" w14:textId="77777777" w:rsidR="00B462CC" w:rsidRPr="00860A34" w:rsidRDefault="00B462CC" w:rsidP="00B462CC">
      <w:pPr>
        <w:numPr>
          <w:ilvl w:val="0"/>
          <w:numId w:val="27"/>
        </w:numPr>
        <w:spacing w:after="0"/>
        <w:rPr>
          <w:rFonts w:ascii="Times New Roman" w:eastAsia="Times New Roman" w:hAnsi="Times New Roman" w:cs="Times New Roman"/>
          <w:i w:val="0"/>
          <w:iCs w:val="0"/>
          <w:sz w:val="22"/>
          <w:szCs w:val="22"/>
        </w:rPr>
      </w:pPr>
      <w:r w:rsidRPr="00860A34">
        <w:rPr>
          <w:rFonts w:ascii="Times New Roman" w:eastAsia="Times New Roman" w:hAnsi="Times New Roman" w:cs="Times New Roman"/>
          <w:b/>
          <w:bCs/>
          <w:i w:val="0"/>
          <w:iCs w:val="0"/>
          <w:sz w:val="22"/>
          <w:szCs w:val="22"/>
        </w:rPr>
        <w:t>Dataset Description</w:t>
      </w:r>
      <w:r w:rsidRPr="00860A34">
        <w:rPr>
          <w:rFonts w:ascii="Times New Roman" w:eastAsia="Times New Roman" w:hAnsi="Times New Roman" w:cs="Times New Roman"/>
          <w:i w:val="0"/>
          <w:iCs w:val="0"/>
          <w:sz w:val="22"/>
          <w:szCs w:val="22"/>
        </w:rPr>
        <w:t>: The dataset consists of 78,600 entries, each representing a transaction in the metaverse with various attributes like transaction time, sender/receiver blockchain addresses, transaction amount, type, and others.</w:t>
      </w:r>
    </w:p>
    <w:p w14:paraId="6201F68B" w14:textId="77777777" w:rsidR="00B462CC" w:rsidRPr="00860A34" w:rsidRDefault="00B462CC" w:rsidP="00B462CC">
      <w:pPr>
        <w:numPr>
          <w:ilvl w:val="0"/>
          <w:numId w:val="27"/>
        </w:numPr>
        <w:spacing w:after="0"/>
        <w:rPr>
          <w:rFonts w:ascii="Times New Roman" w:eastAsia="Times New Roman" w:hAnsi="Times New Roman" w:cs="Times New Roman"/>
          <w:i w:val="0"/>
          <w:iCs w:val="0"/>
          <w:sz w:val="22"/>
          <w:szCs w:val="22"/>
        </w:rPr>
      </w:pPr>
      <w:r w:rsidRPr="00860A34">
        <w:rPr>
          <w:rFonts w:ascii="Times New Roman" w:eastAsia="Times New Roman" w:hAnsi="Times New Roman" w:cs="Times New Roman"/>
          <w:b/>
          <w:bCs/>
          <w:i w:val="0"/>
          <w:iCs w:val="0"/>
          <w:sz w:val="22"/>
          <w:szCs w:val="22"/>
        </w:rPr>
        <w:t>Initial Steps</w:t>
      </w:r>
      <w:r w:rsidRPr="00860A34">
        <w:rPr>
          <w:rFonts w:ascii="Times New Roman" w:eastAsia="Times New Roman" w:hAnsi="Times New Roman" w:cs="Times New Roman"/>
          <w:i w:val="0"/>
          <w:iCs w:val="0"/>
          <w:sz w:val="22"/>
          <w:szCs w:val="22"/>
        </w:rPr>
        <w:t>:</w:t>
      </w:r>
    </w:p>
    <w:p w14:paraId="005C0E5D" w14:textId="77777777" w:rsidR="00B462CC" w:rsidRPr="006A433B" w:rsidRDefault="00B462CC" w:rsidP="00B462CC">
      <w:pPr>
        <w:numPr>
          <w:ilvl w:val="1"/>
          <w:numId w:val="27"/>
        </w:numPr>
        <w:spacing w:after="0"/>
        <w:rPr>
          <w:rFonts w:ascii="Times New Roman" w:eastAsia="Times New Roman" w:hAnsi="Times New Roman" w:cs="Times New Roman"/>
          <w:i w:val="0"/>
          <w:sz w:val="22"/>
          <w:szCs w:val="22"/>
        </w:rPr>
      </w:pPr>
      <w:r w:rsidRPr="00860A34">
        <w:rPr>
          <w:rFonts w:ascii="Times New Roman" w:eastAsia="Times New Roman" w:hAnsi="Times New Roman" w:cs="Times New Roman"/>
          <w:b/>
          <w:bCs/>
          <w:i w:val="0"/>
          <w:iCs w:val="0"/>
          <w:sz w:val="22"/>
          <w:szCs w:val="22"/>
        </w:rPr>
        <w:t>Data Loading</w:t>
      </w:r>
      <w:r w:rsidRPr="00860A34">
        <w:rPr>
          <w:rFonts w:ascii="Times New Roman" w:eastAsia="Times New Roman" w:hAnsi="Times New Roman" w:cs="Times New Roman"/>
          <w:i w:val="0"/>
          <w:iCs w:val="0"/>
          <w:sz w:val="22"/>
          <w:szCs w:val="22"/>
        </w:rPr>
        <w:t xml:space="preserve">: </w:t>
      </w:r>
      <w:proofErr w:type="spellStart"/>
      <w:r w:rsidRPr="00860A34">
        <w:rPr>
          <w:rFonts w:ascii="Times New Roman" w:eastAsia="Times New Roman" w:hAnsi="Times New Roman" w:cs="Times New Roman"/>
          <w:i w:val="0"/>
          <w:iCs w:val="0"/>
          <w:sz w:val="22"/>
          <w:szCs w:val="22"/>
        </w:rPr>
        <w:t>DataFrame</w:t>
      </w:r>
      <w:proofErr w:type="spellEnd"/>
      <w:r w:rsidRPr="00860A34">
        <w:rPr>
          <w:rFonts w:ascii="Times New Roman" w:eastAsia="Times New Roman" w:hAnsi="Times New Roman" w:cs="Times New Roman"/>
          <w:i w:val="0"/>
          <w:iCs w:val="0"/>
          <w:sz w:val="22"/>
          <w:szCs w:val="22"/>
        </w:rPr>
        <w:t xml:space="preserve"> </w:t>
      </w:r>
      <w:proofErr w:type="spellStart"/>
      <w:r w:rsidRPr="00860A34">
        <w:rPr>
          <w:rFonts w:ascii="Times New Roman" w:eastAsia="Times New Roman" w:hAnsi="Times New Roman" w:cs="Times New Roman"/>
          <w:b/>
          <w:bCs/>
          <w:i w:val="0"/>
          <w:iCs w:val="0"/>
          <w:sz w:val="22"/>
          <w:szCs w:val="22"/>
        </w:rPr>
        <w:t>df</w:t>
      </w:r>
      <w:proofErr w:type="spellEnd"/>
      <w:r w:rsidRPr="00860A34">
        <w:rPr>
          <w:rFonts w:ascii="Times New Roman" w:eastAsia="Times New Roman" w:hAnsi="Times New Roman" w:cs="Times New Roman"/>
          <w:i w:val="0"/>
          <w:iCs w:val="0"/>
          <w:sz w:val="22"/>
          <w:szCs w:val="22"/>
        </w:rPr>
        <w:t xml:space="preserve"> is loaded with data from a CSV (</w:t>
      </w:r>
      <w:r w:rsidRPr="00860A34">
        <w:rPr>
          <w:rFonts w:ascii="Times New Roman" w:eastAsia="Times New Roman" w:hAnsi="Times New Roman" w:cs="Times New Roman"/>
          <w:b/>
          <w:bCs/>
          <w:i w:val="0"/>
          <w:iCs w:val="0"/>
          <w:sz w:val="22"/>
          <w:szCs w:val="22"/>
        </w:rPr>
        <w:t>"metaverse_transactions_dataset.csv"</w:t>
      </w:r>
      <w:r w:rsidRPr="00860A34">
        <w:rPr>
          <w:rFonts w:ascii="Times New Roman" w:eastAsia="Times New Roman" w:hAnsi="Times New Roman" w:cs="Times New Roman"/>
          <w:i w:val="0"/>
          <w:iCs w:val="0"/>
          <w:sz w:val="22"/>
          <w:szCs w:val="22"/>
        </w:rPr>
        <w:t>).</w:t>
      </w:r>
    </w:p>
    <w:p w14:paraId="669FAD6C" w14:textId="77777777" w:rsidR="00B462CC" w:rsidRPr="006A433B" w:rsidRDefault="00B462CC" w:rsidP="00B462CC">
      <w:pPr>
        <w:numPr>
          <w:ilvl w:val="1"/>
          <w:numId w:val="23"/>
        </w:numPr>
        <w:spacing w:after="0"/>
        <w:rPr>
          <w:rFonts w:ascii="Times New Roman" w:eastAsia="Times New Roman" w:hAnsi="Times New Roman" w:cs="Times New Roman"/>
          <w:i w:val="0"/>
          <w:sz w:val="22"/>
          <w:szCs w:val="22"/>
        </w:rPr>
      </w:pPr>
      <w:r w:rsidRPr="006A433B">
        <w:rPr>
          <w:rFonts w:ascii="Times New Roman" w:eastAsia="Times New Roman" w:hAnsi="Times New Roman" w:cs="Times New Roman"/>
          <w:b/>
          <w:i w:val="0"/>
          <w:sz w:val="22"/>
          <w:szCs w:val="22"/>
        </w:rPr>
        <w:t>Dropping Columns</w:t>
      </w:r>
      <w:r w:rsidRPr="006A433B">
        <w:rPr>
          <w:rFonts w:ascii="Times New Roman" w:eastAsia="Times New Roman" w:hAnsi="Times New Roman" w:cs="Times New Roman"/>
          <w:i w:val="0"/>
          <w:sz w:val="22"/>
          <w:szCs w:val="22"/>
        </w:rPr>
        <w:t>: The columns '</w:t>
      </w:r>
      <w:proofErr w:type="spellStart"/>
      <w:r w:rsidRPr="006A433B">
        <w:rPr>
          <w:rFonts w:ascii="Times New Roman" w:eastAsia="Times New Roman" w:hAnsi="Times New Roman" w:cs="Times New Roman"/>
          <w:i w:val="0"/>
          <w:sz w:val="22"/>
          <w:szCs w:val="22"/>
        </w:rPr>
        <w:t>ip_prefix</w:t>
      </w:r>
      <w:proofErr w:type="spellEnd"/>
      <w:r w:rsidRPr="006A433B">
        <w:rPr>
          <w:rFonts w:ascii="Times New Roman" w:eastAsia="Times New Roman" w:hAnsi="Times New Roman" w:cs="Times New Roman"/>
          <w:i w:val="0"/>
          <w:sz w:val="22"/>
          <w:szCs w:val="22"/>
        </w:rPr>
        <w:t>', 'timestamp', and '</w:t>
      </w:r>
      <w:proofErr w:type="spellStart"/>
      <w:r w:rsidRPr="006A433B">
        <w:rPr>
          <w:rFonts w:ascii="Times New Roman" w:eastAsia="Times New Roman" w:hAnsi="Times New Roman" w:cs="Times New Roman"/>
          <w:i w:val="0"/>
          <w:sz w:val="22"/>
          <w:szCs w:val="22"/>
        </w:rPr>
        <w:t>risk_score</w:t>
      </w:r>
      <w:proofErr w:type="spellEnd"/>
      <w:r w:rsidRPr="006A433B">
        <w:rPr>
          <w:rFonts w:ascii="Times New Roman" w:eastAsia="Times New Roman" w:hAnsi="Times New Roman" w:cs="Times New Roman"/>
          <w:i w:val="0"/>
          <w:sz w:val="22"/>
          <w:szCs w:val="22"/>
        </w:rPr>
        <w:t>' are dropped. These columns are presumably removed because they might not add predictive value or could be redundant with other features in terms of the model's ability to predict anomalies.</w:t>
      </w:r>
    </w:p>
    <w:p w14:paraId="16CCE573" w14:textId="77777777" w:rsidR="00B462CC" w:rsidRPr="006A433B" w:rsidRDefault="00B462CC" w:rsidP="00B462CC">
      <w:pPr>
        <w:numPr>
          <w:ilvl w:val="0"/>
          <w:numId w:val="23"/>
        </w:numPr>
        <w:spacing w:after="0"/>
        <w:rPr>
          <w:rFonts w:ascii="Times New Roman" w:eastAsia="Times New Roman" w:hAnsi="Times New Roman" w:cs="Times New Roman"/>
          <w:i w:val="0"/>
          <w:sz w:val="22"/>
          <w:szCs w:val="22"/>
        </w:rPr>
      </w:pPr>
      <w:r w:rsidRPr="006A433B">
        <w:rPr>
          <w:rFonts w:ascii="Times New Roman" w:eastAsia="Times New Roman" w:hAnsi="Times New Roman" w:cs="Times New Roman"/>
          <w:b/>
          <w:i w:val="0"/>
          <w:sz w:val="22"/>
          <w:szCs w:val="22"/>
        </w:rPr>
        <w:t>Feature Encoding</w:t>
      </w:r>
      <w:r w:rsidRPr="006A433B">
        <w:rPr>
          <w:rFonts w:ascii="Times New Roman" w:eastAsia="Times New Roman" w:hAnsi="Times New Roman" w:cs="Times New Roman"/>
          <w:i w:val="0"/>
          <w:sz w:val="22"/>
          <w:szCs w:val="22"/>
        </w:rPr>
        <w:t>:</w:t>
      </w:r>
    </w:p>
    <w:p w14:paraId="4D8B2D24" w14:textId="77777777" w:rsidR="00B462CC" w:rsidRDefault="00B462CC" w:rsidP="00B462CC">
      <w:pPr>
        <w:numPr>
          <w:ilvl w:val="1"/>
          <w:numId w:val="23"/>
        </w:numPr>
        <w:spacing w:after="0"/>
        <w:rPr>
          <w:rFonts w:ascii="Times New Roman" w:eastAsia="Times New Roman" w:hAnsi="Times New Roman" w:cs="Times New Roman"/>
          <w:i w:val="0"/>
          <w:sz w:val="22"/>
          <w:szCs w:val="22"/>
        </w:rPr>
      </w:pPr>
      <w:r w:rsidRPr="006A433B">
        <w:rPr>
          <w:rFonts w:ascii="Times New Roman" w:eastAsia="Times New Roman" w:hAnsi="Times New Roman" w:cs="Times New Roman"/>
          <w:b/>
          <w:i w:val="0"/>
          <w:sz w:val="22"/>
          <w:szCs w:val="22"/>
        </w:rPr>
        <w:t>Label Encoding</w:t>
      </w:r>
      <w:r w:rsidRPr="006A433B">
        <w:rPr>
          <w:rFonts w:ascii="Times New Roman" w:eastAsia="Times New Roman" w:hAnsi="Times New Roman" w:cs="Times New Roman"/>
          <w:i w:val="0"/>
          <w:sz w:val="22"/>
          <w:szCs w:val="22"/>
        </w:rPr>
        <w:t xml:space="preserve">: The 'anomaly' column, which contains categorical data indicating the risk level (high, moderate, low), is transformed into numerical labels using </w:t>
      </w:r>
      <w:proofErr w:type="spellStart"/>
      <w:r w:rsidRPr="006A433B">
        <w:rPr>
          <w:rFonts w:ascii="Times New Roman" w:eastAsia="Times New Roman" w:hAnsi="Times New Roman" w:cs="Times New Roman"/>
          <w:b/>
          <w:i w:val="0"/>
          <w:sz w:val="22"/>
          <w:szCs w:val="22"/>
        </w:rPr>
        <w:t>LabelEncoder</w:t>
      </w:r>
      <w:proofErr w:type="spellEnd"/>
      <w:r w:rsidRPr="006A433B">
        <w:rPr>
          <w:rFonts w:ascii="Times New Roman" w:eastAsia="Times New Roman" w:hAnsi="Times New Roman" w:cs="Times New Roman"/>
          <w:i w:val="0"/>
          <w:sz w:val="22"/>
          <w:szCs w:val="22"/>
        </w:rPr>
        <w:t>. This step is crucial for modeling as logistic regression requires numerical input.</w:t>
      </w:r>
    </w:p>
    <w:p w14:paraId="5CDA37BB" w14:textId="77777777" w:rsidR="00F6670B" w:rsidRPr="006A433B" w:rsidRDefault="00F6670B" w:rsidP="00F6670B">
      <w:pPr>
        <w:spacing w:after="0"/>
        <w:rPr>
          <w:rFonts w:ascii="Times New Roman" w:eastAsia="Times New Roman" w:hAnsi="Times New Roman" w:cs="Times New Roman"/>
          <w:b/>
          <w:i w:val="0"/>
          <w:sz w:val="22"/>
          <w:szCs w:val="22"/>
        </w:rPr>
      </w:pPr>
      <w:r w:rsidRPr="006A433B">
        <w:rPr>
          <w:rFonts w:ascii="Times New Roman" w:eastAsia="Times New Roman" w:hAnsi="Times New Roman" w:cs="Times New Roman"/>
          <w:b/>
          <w:i w:val="0"/>
          <w:sz w:val="22"/>
          <w:szCs w:val="22"/>
        </w:rPr>
        <w:t>2. Feature Preparation:</w:t>
      </w:r>
    </w:p>
    <w:p w14:paraId="3A98E710" w14:textId="77777777" w:rsidR="00F6670B" w:rsidRPr="006A433B" w:rsidRDefault="00F6670B" w:rsidP="00F6670B">
      <w:pPr>
        <w:numPr>
          <w:ilvl w:val="0"/>
          <w:numId w:val="24"/>
        </w:numPr>
        <w:spacing w:after="0"/>
        <w:rPr>
          <w:rFonts w:ascii="Times New Roman" w:eastAsia="Times New Roman" w:hAnsi="Times New Roman" w:cs="Times New Roman"/>
          <w:i w:val="0"/>
          <w:sz w:val="22"/>
          <w:szCs w:val="22"/>
        </w:rPr>
      </w:pPr>
      <w:r w:rsidRPr="006A433B">
        <w:rPr>
          <w:rFonts w:ascii="Times New Roman" w:eastAsia="Times New Roman" w:hAnsi="Times New Roman" w:cs="Times New Roman"/>
          <w:b/>
          <w:i w:val="0"/>
          <w:sz w:val="22"/>
          <w:szCs w:val="22"/>
        </w:rPr>
        <w:t>Separating Features and Target</w:t>
      </w:r>
      <w:r w:rsidRPr="006A433B">
        <w:rPr>
          <w:rFonts w:ascii="Times New Roman" w:eastAsia="Times New Roman" w:hAnsi="Times New Roman" w:cs="Times New Roman"/>
          <w:i w:val="0"/>
          <w:sz w:val="22"/>
          <w:szCs w:val="22"/>
        </w:rPr>
        <w:t>:</w:t>
      </w:r>
    </w:p>
    <w:p w14:paraId="16E51A65" w14:textId="77777777" w:rsidR="00F6670B" w:rsidRPr="006A433B" w:rsidRDefault="00F6670B" w:rsidP="00F6670B">
      <w:pPr>
        <w:numPr>
          <w:ilvl w:val="1"/>
          <w:numId w:val="24"/>
        </w:numPr>
        <w:spacing w:after="0"/>
        <w:rPr>
          <w:rFonts w:ascii="Times New Roman" w:eastAsia="Times New Roman" w:hAnsi="Times New Roman" w:cs="Times New Roman"/>
          <w:i w:val="0"/>
          <w:sz w:val="22"/>
          <w:szCs w:val="22"/>
        </w:rPr>
      </w:pPr>
      <w:r w:rsidRPr="006A433B">
        <w:rPr>
          <w:rFonts w:ascii="Times New Roman" w:eastAsia="Times New Roman" w:hAnsi="Times New Roman" w:cs="Times New Roman"/>
          <w:i w:val="0"/>
          <w:sz w:val="22"/>
          <w:szCs w:val="22"/>
        </w:rPr>
        <w:t xml:space="preserve">You isolate the target variable </w:t>
      </w:r>
      <w:r w:rsidRPr="006A433B">
        <w:rPr>
          <w:rFonts w:ascii="Times New Roman" w:eastAsia="Times New Roman" w:hAnsi="Times New Roman" w:cs="Times New Roman"/>
          <w:b/>
          <w:i w:val="0"/>
          <w:sz w:val="22"/>
          <w:szCs w:val="22"/>
        </w:rPr>
        <w:t>y</w:t>
      </w:r>
      <w:r w:rsidRPr="006A433B">
        <w:rPr>
          <w:rFonts w:ascii="Times New Roman" w:eastAsia="Times New Roman" w:hAnsi="Times New Roman" w:cs="Times New Roman"/>
          <w:i w:val="0"/>
          <w:sz w:val="22"/>
          <w:szCs w:val="22"/>
        </w:rPr>
        <w:t xml:space="preserve"> as the 'anomaly' column.</w:t>
      </w:r>
    </w:p>
    <w:p w14:paraId="6E325667" w14:textId="77777777" w:rsidR="00F6670B" w:rsidRPr="006A433B" w:rsidRDefault="00F6670B" w:rsidP="00F6670B">
      <w:pPr>
        <w:numPr>
          <w:ilvl w:val="1"/>
          <w:numId w:val="24"/>
        </w:numPr>
        <w:spacing w:after="0"/>
        <w:rPr>
          <w:rFonts w:ascii="Times New Roman" w:eastAsia="Times New Roman" w:hAnsi="Times New Roman" w:cs="Times New Roman"/>
          <w:i w:val="0"/>
          <w:sz w:val="22"/>
          <w:szCs w:val="22"/>
        </w:rPr>
      </w:pPr>
      <w:r w:rsidRPr="006A433B">
        <w:rPr>
          <w:rFonts w:ascii="Times New Roman" w:eastAsia="Times New Roman" w:hAnsi="Times New Roman" w:cs="Times New Roman"/>
          <w:i w:val="0"/>
          <w:sz w:val="22"/>
          <w:szCs w:val="22"/>
        </w:rPr>
        <w:t xml:space="preserve">The features </w:t>
      </w:r>
      <w:r w:rsidRPr="006A433B">
        <w:rPr>
          <w:rFonts w:ascii="Times New Roman" w:eastAsia="Times New Roman" w:hAnsi="Times New Roman" w:cs="Times New Roman"/>
          <w:b/>
          <w:i w:val="0"/>
          <w:sz w:val="22"/>
          <w:szCs w:val="22"/>
        </w:rPr>
        <w:t>X</w:t>
      </w:r>
      <w:r w:rsidRPr="006A433B">
        <w:rPr>
          <w:rFonts w:ascii="Times New Roman" w:eastAsia="Times New Roman" w:hAnsi="Times New Roman" w:cs="Times New Roman"/>
          <w:i w:val="0"/>
          <w:sz w:val="22"/>
          <w:szCs w:val="22"/>
        </w:rPr>
        <w:t xml:space="preserve"> include all other columns except 'anomaly'.</w:t>
      </w:r>
    </w:p>
    <w:p w14:paraId="1C2992B9" w14:textId="77777777" w:rsidR="00F6670B" w:rsidRPr="006A433B" w:rsidRDefault="00F6670B" w:rsidP="00F6670B">
      <w:pPr>
        <w:numPr>
          <w:ilvl w:val="0"/>
          <w:numId w:val="24"/>
        </w:numPr>
        <w:spacing w:after="0"/>
        <w:rPr>
          <w:rFonts w:ascii="Times New Roman" w:eastAsia="Times New Roman" w:hAnsi="Times New Roman" w:cs="Times New Roman"/>
          <w:i w:val="0"/>
          <w:sz w:val="22"/>
          <w:szCs w:val="22"/>
        </w:rPr>
      </w:pPr>
      <w:r w:rsidRPr="006A433B">
        <w:rPr>
          <w:rFonts w:ascii="Times New Roman" w:eastAsia="Times New Roman" w:hAnsi="Times New Roman" w:cs="Times New Roman"/>
          <w:b/>
          <w:i w:val="0"/>
          <w:sz w:val="22"/>
          <w:szCs w:val="22"/>
        </w:rPr>
        <w:t>One-Hot Encoding</w:t>
      </w:r>
      <w:r w:rsidRPr="006A433B">
        <w:rPr>
          <w:rFonts w:ascii="Times New Roman" w:eastAsia="Times New Roman" w:hAnsi="Times New Roman" w:cs="Times New Roman"/>
          <w:i w:val="0"/>
          <w:sz w:val="22"/>
          <w:szCs w:val="22"/>
        </w:rPr>
        <w:t>:</w:t>
      </w:r>
    </w:p>
    <w:p w14:paraId="01EE8CDE" w14:textId="77777777" w:rsidR="00F6670B" w:rsidRDefault="00F6670B" w:rsidP="00F6670B">
      <w:pPr>
        <w:numPr>
          <w:ilvl w:val="1"/>
          <w:numId w:val="24"/>
        </w:numPr>
        <w:spacing w:after="0"/>
        <w:rPr>
          <w:rFonts w:ascii="Times New Roman" w:eastAsia="Times New Roman" w:hAnsi="Times New Roman" w:cs="Times New Roman"/>
          <w:i w:val="0"/>
          <w:sz w:val="22"/>
          <w:szCs w:val="22"/>
        </w:rPr>
      </w:pPr>
      <w:r w:rsidRPr="006A433B">
        <w:rPr>
          <w:rFonts w:ascii="Times New Roman" w:eastAsia="Times New Roman" w:hAnsi="Times New Roman" w:cs="Times New Roman"/>
          <w:i w:val="0"/>
          <w:sz w:val="22"/>
          <w:szCs w:val="22"/>
        </w:rPr>
        <w:t>Categorical features like '</w:t>
      </w:r>
      <w:proofErr w:type="spellStart"/>
      <w:r w:rsidRPr="006A433B">
        <w:rPr>
          <w:rFonts w:ascii="Times New Roman" w:eastAsia="Times New Roman" w:hAnsi="Times New Roman" w:cs="Times New Roman"/>
          <w:i w:val="0"/>
          <w:sz w:val="22"/>
          <w:szCs w:val="22"/>
        </w:rPr>
        <w:t>transaction_type</w:t>
      </w:r>
      <w:proofErr w:type="spellEnd"/>
      <w:r w:rsidRPr="006A433B">
        <w:rPr>
          <w:rFonts w:ascii="Times New Roman" w:eastAsia="Times New Roman" w:hAnsi="Times New Roman" w:cs="Times New Roman"/>
          <w:i w:val="0"/>
          <w:sz w:val="22"/>
          <w:szCs w:val="22"/>
        </w:rPr>
        <w:t>', '</w:t>
      </w:r>
      <w:proofErr w:type="spellStart"/>
      <w:r w:rsidRPr="006A433B">
        <w:rPr>
          <w:rFonts w:ascii="Times New Roman" w:eastAsia="Times New Roman" w:hAnsi="Times New Roman" w:cs="Times New Roman"/>
          <w:i w:val="0"/>
          <w:sz w:val="22"/>
          <w:szCs w:val="22"/>
        </w:rPr>
        <w:t>location_region</w:t>
      </w:r>
      <w:proofErr w:type="spellEnd"/>
      <w:r w:rsidRPr="006A433B">
        <w:rPr>
          <w:rFonts w:ascii="Times New Roman" w:eastAsia="Times New Roman" w:hAnsi="Times New Roman" w:cs="Times New Roman"/>
          <w:i w:val="0"/>
          <w:sz w:val="22"/>
          <w:szCs w:val="22"/>
        </w:rPr>
        <w:t>', '</w:t>
      </w:r>
      <w:proofErr w:type="spellStart"/>
      <w:r w:rsidRPr="006A433B">
        <w:rPr>
          <w:rFonts w:ascii="Times New Roman" w:eastAsia="Times New Roman" w:hAnsi="Times New Roman" w:cs="Times New Roman"/>
          <w:i w:val="0"/>
          <w:sz w:val="22"/>
          <w:szCs w:val="22"/>
        </w:rPr>
        <w:t>purchase_pattern</w:t>
      </w:r>
      <w:proofErr w:type="spellEnd"/>
      <w:r w:rsidRPr="006A433B">
        <w:rPr>
          <w:rFonts w:ascii="Times New Roman" w:eastAsia="Times New Roman" w:hAnsi="Times New Roman" w:cs="Times New Roman"/>
          <w:i w:val="0"/>
          <w:sz w:val="22"/>
          <w:szCs w:val="22"/>
        </w:rPr>
        <w:t>', and '</w:t>
      </w:r>
      <w:proofErr w:type="spellStart"/>
      <w:r w:rsidRPr="006A433B">
        <w:rPr>
          <w:rFonts w:ascii="Times New Roman" w:eastAsia="Times New Roman" w:hAnsi="Times New Roman" w:cs="Times New Roman"/>
          <w:i w:val="0"/>
          <w:sz w:val="22"/>
          <w:szCs w:val="22"/>
        </w:rPr>
        <w:t>age_group</w:t>
      </w:r>
      <w:proofErr w:type="spellEnd"/>
      <w:r w:rsidRPr="006A433B">
        <w:rPr>
          <w:rFonts w:ascii="Times New Roman" w:eastAsia="Times New Roman" w:hAnsi="Times New Roman" w:cs="Times New Roman"/>
          <w:i w:val="0"/>
          <w:sz w:val="22"/>
          <w:szCs w:val="22"/>
        </w:rPr>
        <w:t>' are one-hot encoded to transform them into a format that can be effectively used by the logistic regression model. One-hot encoding converts categorical data into binary (0 or 1) columns for each category, ensuring that the model treats these categories as separate entities without any ordinal relationship.</w:t>
      </w:r>
    </w:p>
    <w:p w14:paraId="32CF8F70" w14:textId="77777777" w:rsidR="00F6670B" w:rsidRPr="006A433B" w:rsidRDefault="00F6670B" w:rsidP="00F6670B">
      <w:pPr>
        <w:spacing w:after="0"/>
        <w:rPr>
          <w:rFonts w:ascii="Times New Roman" w:eastAsia="Times New Roman" w:hAnsi="Times New Roman" w:cs="Times New Roman"/>
          <w:b/>
          <w:i w:val="0"/>
          <w:sz w:val="22"/>
          <w:szCs w:val="22"/>
        </w:rPr>
      </w:pPr>
      <w:r w:rsidRPr="006A433B">
        <w:rPr>
          <w:rFonts w:ascii="Times New Roman" w:eastAsia="Times New Roman" w:hAnsi="Times New Roman" w:cs="Times New Roman"/>
          <w:b/>
          <w:i w:val="0"/>
          <w:sz w:val="22"/>
          <w:szCs w:val="22"/>
        </w:rPr>
        <w:t>3. Data Splitting:</w:t>
      </w:r>
    </w:p>
    <w:p w14:paraId="5FBE82DE" w14:textId="77777777" w:rsidR="00F6670B" w:rsidRPr="006A433B" w:rsidRDefault="00F6670B" w:rsidP="00F6670B">
      <w:pPr>
        <w:numPr>
          <w:ilvl w:val="0"/>
          <w:numId w:val="25"/>
        </w:numPr>
        <w:spacing w:after="0"/>
        <w:rPr>
          <w:rFonts w:ascii="Times New Roman" w:eastAsia="Times New Roman" w:hAnsi="Times New Roman" w:cs="Times New Roman"/>
          <w:i w:val="0"/>
          <w:sz w:val="22"/>
          <w:szCs w:val="22"/>
        </w:rPr>
      </w:pPr>
      <w:r w:rsidRPr="006A433B">
        <w:rPr>
          <w:rFonts w:ascii="Times New Roman" w:eastAsia="Times New Roman" w:hAnsi="Times New Roman" w:cs="Times New Roman"/>
          <w:i w:val="0"/>
          <w:sz w:val="22"/>
          <w:szCs w:val="22"/>
        </w:rPr>
        <w:t>The dataset is split into training and testing sets with 20% of the data reserved for testing. This split is essential for training the model on one subset of the data and then testing it on an independent subset to evaluate its performance.</w:t>
      </w:r>
    </w:p>
    <w:p w14:paraId="4FA61DBC" w14:textId="77777777" w:rsidR="00F6670B" w:rsidRPr="006A433B" w:rsidRDefault="00F6670B" w:rsidP="00F6670B">
      <w:pPr>
        <w:spacing w:after="0"/>
        <w:rPr>
          <w:rFonts w:ascii="Times New Roman" w:eastAsia="Times New Roman" w:hAnsi="Times New Roman" w:cs="Times New Roman"/>
          <w:i w:val="0"/>
          <w:sz w:val="22"/>
          <w:szCs w:val="22"/>
        </w:rPr>
      </w:pPr>
    </w:p>
    <w:p w14:paraId="34B69E0D" w14:textId="77777777" w:rsidR="00F6670B" w:rsidRPr="006A433B" w:rsidRDefault="00F6670B" w:rsidP="00F6670B">
      <w:pPr>
        <w:spacing w:after="0"/>
        <w:rPr>
          <w:rFonts w:ascii="Times New Roman" w:eastAsia="Times New Roman" w:hAnsi="Times New Roman" w:cs="Times New Roman"/>
          <w:i w:val="0"/>
          <w:sz w:val="22"/>
          <w:szCs w:val="22"/>
        </w:rPr>
      </w:pPr>
    </w:p>
    <w:p w14:paraId="2804460B" w14:textId="77777777" w:rsidR="00B462CC" w:rsidRPr="00B462CC" w:rsidRDefault="00B462CC" w:rsidP="00B462CC">
      <w:pPr>
        <w:spacing w:before="100" w:beforeAutospacing="1" w:after="0" w:line="240" w:lineRule="auto"/>
        <w:ind w:left="360"/>
        <w:rPr>
          <w:rFonts w:ascii="Times New Roman" w:eastAsia="Times New Roman" w:hAnsi="Times New Roman" w:cs="Times New Roman"/>
          <w:i w:val="0"/>
          <w:sz w:val="24"/>
          <w:szCs w:val="24"/>
        </w:rPr>
      </w:pPr>
    </w:p>
    <w:p w14:paraId="3861A7D3" w14:textId="77777777" w:rsidR="00724AF3" w:rsidRDefault="00724AF3" w:rsidP="00180CD2">
      <w:pPr>
        <w:spacing w:after="0"/>
        <w:rPr>
          <w:rFonts w:ascii="Times New Roman" w:eastAsia="Times New Roman" w:hAnsi="Times New Roman" w:cs="Times New Roman"/>
          <w:i w:val="0"/>
          <w:sz w:val="22"/>
          <w:szCs w:val="22"/>
        </w:rPr>
      </w:pPr>
    </w:p>
    <w:p w14:paraId="2F9FFF4F" w14:textId="777AE933" w:rsidR="00FD0A8F" w:rsidRDefault="00FD0A8F" w:rsidP="00180CD2">
      <w:pPr>
        <w:spacing w:after="0"/>
        <w:rPr>
          <w:rFonts w:ascii="Times New Roman" w:eastAsia="Times New Roman" w:hAnsi="Times New Roman" w:cs="Times New Roman"/>
          <w:i w:val="0"/>
          <w:iCs w:val="0"/>
          <w:sz w:val="22"/>
          <w:szCs w:val="22"/>
        </w:rPr>
      </w:pPr>
      <w:r>
        <w:rPr>
          <w:rFonts w:ascii="Times New Roman" w:eastAsia="Times New Roman" w:hAnsi="Times New Roman" w:cs="Times New Roman"/>
          <w:i w:val="0"/>
          <w:iCs w:val="0"/>
          <w:noProof/>
          <w:sz w:val="22"/>
          <w:szCs w:val="22"/>
        </w:rPr>
        <w:lastRenderedPageBreak/>
        <w:drawing>
          <wp:inline distT="0" distB="0" distL="0" distR="0" wp14:anchorId="415148AE" wp14:editId="301FC200">
            <wp:extent cx="6858000" cy="2070100"/>
            <wp:effectExtent l="0" t="0" r="0" b="0"/>
            <wp:docPr id="2122485481"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85481" name="Picture 3"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858000" cy="2070100"/>
                    </a:xfrm>
                    <a:prstGeom prst="rect">
                      <a:avLst/>
                    </a:prstGeom>
                  </pic:spPr>
                </pic:pic>
              </a:graphicData>
            </a:graphic>
          </wp:inline>
        </w:drawing>
      </w:r>
    </w:p>
    <w:p w14:paraId="30363D6B" w14:textId="75874B90" w:rsidR="009D6DEC" w:rsidRDefault="001E4532" w:rsidP="009D6DEC">
      <w:pPr>
        <w:spacing w:after="0"/>
        <w:rPr>
          <w:rFonts w:ascii="Times New Roman" w:eastAsia="Times New Roman" w:hAnsi="Times New Roman" w:cs="Times New Roman"/>
          <w:i w:val="0"/>
          <w:iCs w:val="0"/>
          <w:sz w:val="22"/>
          <w:szCs w:val="22"/>
        </w:rPr>
      </w:pPr>
      <w:r>
        <w:rPr>
          <w:rFonts w:ascii="Times New Roman" w:eastAsia="Times New Roman" w:hAnsi="Times New Roman" w:cs="Times New Roman"/>
          <w:i w:val="0"/>
          <w:iCs w:val="0"/>
          <w:noProof/>
          <w:sz w:val="22"/>
          <w:szCs w:val="22"/>
        </w:rPr>
        <w:drawing>
          <wp:inline distT="0" distB="0" distL="0" distR="0" wp14:anchorId="626ACF04" wp14:editId="51AA11C9">
            <wp:extent cx="6858000" cy="2247900"/>
            <wp:effectExtent l="0" t="0" r="0" b="0"/>
            <wp:docPr id="1244239751"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39751" name="Picture 4"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58000" cy="2247900"/>
                    </a:xfrm>
                    <a:prstGeom prst="rect">
                      <a:avLst/>
                    </a:prstGeom>
                  </pic:spPr>
                </pic:pic>
              </a:graphicData>
            </a:graphic>
          </wp:inline>
        </w:drawing>
      </w:r>
    </w:p>
    <w:p w14:paraId="1E6455F4" w14:textId="77777777" w:rsidR="009D6DEC" w:rsidRPr="006A433B" w:rsidRDefault="009D6DEC" w:rsidP="009D6DEC">
      <w:pPr>
        <w:spacing w:after="0"/>
        <w:rPr>
          <w:rFonts w:ascii="Times New Roman" w:eastAsia="Times New Roman" w:hAnsi="Times New Roman" w:cs="Times New Roman"/>
          <w:i w:val="0"/>
          <w:iCs w:val="0"/>
          <w:sz w:val="22"/>
          <w:szCs w:val="22"/>
        </w:rPr>
      </w:pPr>
    </w:p>
    <w:p w14:paraId="6994B8C1" w14:textId="77777777" w:rsidR="00214E43" w:rsidRPr="006A433B" w:rsidRDefault="00214E43" w:rsidP="006A433B">
      <w:pPr>
        <w:spacing w:after="0"/>
        <w:rPr>
          <w:rFonts w:ascii="Times New Roman" w:eastAsia="Times New Roman" w:hAnsi="Times New Roman" w:cs="Times New Roman"/>
          <w:b/>
          <w:i w:val="0"/>
          <w:sz w:val="22"/>
          <w:szCs w:val="22"/>
        </w:rPr>
      </w:pPr>
      <w:r w:rsidRPr="006A433B">
        <w:rPr>
          <w:rFonts w:ascii="Times New Roman" w:eastAsia="Times New Roman" w:hAnsi="Times New Roman" w:cs="Times New Roman"/>
          <w:b/>
          <w:i w:val="0"/>
          <w:sz w:val="22"/>
          <w:szCs w:val="22"/>
        </w:rPr>
        <w:t>4. Model Training and Evaluation:</w:t>
      </w:r>
    </w:p>
    <w:p w14:paraId="7544FE6A" w14:textId="4559A606" w:rsidR="00724AF3" w:rsidRDefault="00214E43" w:rsidP="00180CD2">
      <w:pPr>
        <w:numPr>
          <w:ilvl w:val="0"/>
          <w:numId w:val="26"/>
        </w:numPr>
        <w:spacing w:after="0"/>
        <w:rPr>
          <w:rFonts w:ascii="Times New Roman" w:eastAsia="Times New Roman" w:hAnsi="Times New Roman" w:cs="Times New Roman"/>
          <w:i w:val="0"/>
          <w:sz w:val="22"/>
          <w:szCs w:val="22"/>
        </w:rPr>
      </w:pPr>
      <w:r w:rsidRPr="006A433B">
        <w:rPr>
          <w:rFonts w:ascii="Times New Roman" w:eastAsia="Times New Roman" w:hAnsi="Times New Roman" w:cs="Times New Roman"/>
          <w:b/>
          <w:i w:val="0"/>
          <w:sz w:val="22"/>
          <w:szCs w:val="22"/>
        </w:rPr>
        <w:t>Model Training</w:t>
      </w:r>
      <w:r w:rsidRPr="006A433B">
        <w:rPr>
          <w:rFonts w:ascii="Times New Roman" w:eastAsia="Times New Roman" w:hAnsi="Times New Roman" w:cs="Times New Roman"/>
          <w:i w:val="0"/>
          <w:sz w:val="22"/>
          <w:szCs w:val="22"/>
        </w:rPr>
        <w:t>: A logistic regression model is initialized and trained on the processed training data. The model is configured to iterate up to 1000 times (</w:t>
      </w:r>
      <w:proofErr w:type="spellStart"/>
      <w:r w:rsidRPr="006A433B">
        <w:rPr>
          <w:rFonts w:ascii="Times New Roman" w:eastAsia="Times New Roman" w:hAnsi="Times New Roman" w:cs="Times New Roman"/>
          <w:b/>
          <w:i w:val="0"/>
          <w:sz w:val="22"/>
          <w:szCs w:val="22"/>
        </w:rPr>
        <w:t>max_iter</w:t>
      </w:r>
      <w:proofErr w:type="spellEnd"/>
      <w:r w:rsidR="008C785E">
        <w:rPr>
          <w:rFonts w:ascii="Times New Roman" w:eastAsia="Times New Roman" w:hAnsi="Times New Roman" w:cs="Times New Roman"/>
          <w:b/>
          <w:bCs/>
          <w:i w:val="0"/>
          <w:iCs w:val="0"/>
          <w:sz w:val="22"/>
          <w:szCs w:val="22"/>
        </w:rPr>
        <w:t xml:space="preserve"> </w:t>
      </w:r>
      <w:r w:rsidRPr="006A433B">
        <w:rPr>
          <w:rFonts w:ascii="Times New Roman" w:eastAsia="Times New Roman" w:hAnsi="Times New Roman" w:cs="Times New Roman"/>
          <w:b/>
          <w:i w:val="0"/>
          <w:sz w:val="22"/>
          <w:szCs w:val="22"/>
        </w:rPr>
        <w:t>=1000</w:t>
      </w:r>
      <w:r w:rsidRPr="006A433B">
        <w:rPr>
          <w:rFonts w:ascii="Times New Roman" w:eastAsia="Times New Roman" w:hAnsi="Times New Roman" w:cs="Times New Roman"/>
          <w:i w:val="0"/>
          <w:sz w:val="22"/>
          <w:szCs w:val="22"/>
        </w:rPr>
        <w:t>) to converge on the optimal coefficients.</w:t>
      </w:r>
    </w:p>
    <w:p w14:paraId="126127B8" w14:textId="77777777" w:rsidR="00B86CFF" w:rsidRPr="006A433B" w:rsidRDefault="00B86CFF" w:rsidP="00B86CFF">
      <w:pPr>
        <w:numPr>
          <w:ilvl w:val="0"/>
          <w:numId w:val="26"/>
        </w:numPr>
        <w:spacing w:after="0"/>
        <w:rPr>
          <w:rFonts w:ascii="Times New Roman" w:eastAsia="Times New Roman" w:hAnsi="Times New Roman" w:cs="Times New Roman"/>
          <w:i w:val="0"/>
          <w:iCs w:val="0"/>
          <w:sz w:val="22"/>
          <w:szCs w:val="22"/>
        </w:rPr>
      </w:pPr>
      <w:r w:rsidRPr="006A433B">
        <w:rPr>
          <w:rFonts w:ascii="Times New Roman" w:eastAsia="Times New Roman" w:hAnsi="Times New Roman" w:cs="Times New Roman"/>
          <w:b/>
          <w:bCs/>
          <w:i w:val="0"/>
          <w:iCs w:val="0"/>
          <w:sz w:val="22"/>
          <w:szCs w:val="22"/>
        </w:rPr>
        <w:t>Prediction and Evaluation</w:t>
      </w:r>
      <w:r w:rsidRPr="006A433B">
        <w:rPr>
          <w:rFonts w:ascii="Times New Roman" w:eastAsia="Times New Roman" w:hAnsi="Times New Roman" w:cs="Times New Roman"/>
          <w:i w:val="0"/>
          <w:iCs w:val="0"/>
          <w:sz w:val="22"/>
          <w:szCs w:val="22"/>
        </w:rPr>
        <w:t>:</w:t>
      </w:r>
    </w:p>
    <w:p w14:paraId="343D83FA" w14:textId="77777777" w:rsidR="00B86CFF" w:rsidRPr="006A433B" w:rsidRDefault="00B86CFF" w:rsidP="00B86CFF">
      <w:pPr>
        <w:numPr>
          <w:ilvl w:val="1"/>
          <w:numId w:val="26"/>
        </w:numPr>
        <w:spacing w:after="0"/>
        <w:rPr>
          <w:rFonts w:ascii="Times New Roman" w:eastAsia="Times New Roman" w:hAnsi="Times New Roman" w:cs="Times New Roman"/>
          <w:i w:val="0"/>
          <w:iCs w:val="0"/>
          <w:sz w:val="22"/>
          <w:szCs w:val="22"/>
        </w:rPr>
      </w:pPr>
      <w:r w:rsidRPr="006A433B">
        <w:rPr>
          <w:rFonts w:ascii="Times New Roman" w:eastAsia="Times New Roman" w:hAnsi="Times New Roman" w:cs="Times New Roman"/>
          <w:i w:val="0"/>
          <w:iCs w:val="0"/>
          <w:sz w:val="22"/>
          <w:szCs w:val="22"/>
        </w:rPr>
        <w:t>The model makes predictions on the test set.</w:t>
      </w:r>
    </w:p>
    <w:p w14:paraId="745F82E5" w14:textId="428E9A12" w:rsidR="00724AF3" w:rsidRDefault="00B86CFF" w:rsidP="00180CD2">
      <w:pPr>
        <w:numPr>
          <w:ilvl w:val="1"/>
          <w:numId w:val="26"/>
        </w:numPr>
        <w:spacing w:after="0"/>
        <w:rPr>
          <w:rFonts w:ascii="Times New Roman" w:eastAsia="Times New Roman" w:hAnsi="Times New Roman" w:cs="Times New Roman"/>
          <w:i w:val="0"/>
          <w:sz w:val="22"/>
          <w:szCs w:val="22"/>
        </w:rPr>
      </w:pPr>
      <w:r w:rsidRPr="006A433B">
        <w:rPr>
          <w:rFonts w:ascii="Times New Roman" w:eastAsia="Times New Roman" w:hAnsi="Times New Roman" w:cs="Times New Roman"/>
          <w:b/>
          <w:bCs/>
          <w:i w:val="0"/>
          <w:iCs w:val="0"/>
          <w:sz w:val="22"/>
          <w:szCs w:val="22"/>
        </w:rPr>
        <w:t>Classification Report</w:t>
      </w:r>
      <w:r w:rsidRPr="006A433B">
        <w:rPr>
          <w:rFonts w:ascii="Times New Roman" w:eastAsia="Times New Roman" w:hAnsi="Times New Roman" w:cs="Times New Roman"/>
          <w:i w:val="0"/>
          <w:iCs w:val="0"/>
          <w:sz w:val="22"/>
          <w:szCs w:val="22"/>
        </w:rPr>
        <w:t>: The output includes precision, recall, and F1-score for each class, providing insights into the model’s performance in identifying each category of anomalies.</w:t>
      </w:r>
    </w:p>
    <w:p w14:paraId="60499EDF" w14:textId="77777777" w:rsidR="00724AF3" w:rsidRDefault="00724AF3" w:rsidP="00180CD2">
      <w:pPr>
        <w:spacing w:after="0"/>
        <w:rPr>
          <w:rFonts w:ascii="Times New Roman" w:eastAsia="Times New Roman" w:hAnsi="Times New Roman" w:cs="Times New Roman"/>
          <w:i w:val="0"/>
          <w:sz w:val="22"/>
          <w:szCs w:val="22"/>
        </w:rPr>
      </w:pPr>
    </w:p>
    <w:p w14:paraId="30CC46AF" w14:textId="65F47B2F" w:rsidR="00724AF3" w:rsidRDefault="00DA16FA" w:rsidP="00ED625A">
      <w:pPr>
        <w:spacing w:after="0"/>
        <w:jc w:val="center"/>
        <w:rPr>
          <w:rFonts w:ascii="Times New Roman" w:eastAsia="Times New Roman" w:hAnsi="Times New Roman" w:cs="Times New Roman"/>
          <w:i w:val="0"/>
          <w:sz w:val="22"/>
          <w:szCs w:val="22"/>
        </w:rPr>
      </w:pPr>
      <w:r>
        <w:rPr>
          <w:rFonts w:ascii="Times New Roman" w:eastAsia="Times New Roman" w:hAnsi="Times New Roman" w:cs="Times New Roman"/>
          <w:i w:val="0"/>
          <w:iCs w:val="0"/>
          <w:noProof/>
          <w:sz w:val="22"/>
          <w:szCs w:val="22"/>
        </w:rPr>
        <w:drawing>
          <wp:inline distT="0" distB="0" distL="0" distR="0" wp14:anchorId="153D835C" wp14:editId="3069F866">
            <wp:extent cx="4902200" cy="1295400"/>
            <wp:effectExtent l="0" t="0" r="0" b="0"/>
            <wp:docPr id="1928712303"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12303" name="Picture 2" descr="A screen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02200" cy="1295400"/>
                    </a:xfrm>
                    <a:prstGeom prst="rect">
                      <a:avLst/>
                    </a:prstGeom>
                  </pic:spPr>
                </pic:pic>
              </a:graphicData>
            </a:graphic>
          </wp:inline>
        </w:drawing>
      </w:r>
    </w:p>
    <w:p w14:paraId="2FFF1097" w14:textId="77777777" w:rsidR="00ED625A" w:rsidRPr="00ED625A" w:rsidRDefault="00ED625A" w:rsidP="00ED625A">
      <w:pPr>
        <w:spacing w:after="0"/>
        <w:rPr>
          <w:rFonts w:ascii="Times New Roman" w:eastAsia="Times New Roman" w:hAnsi="Times New Roman" w:cs="Times New Roman"/>
          <w:b/>
          <w:bCs/>
          <w:i w:val="0"/>
          <w:iCs w:val="0"/>
          <w:sz w:val="22"/>
          <w:szCs w:val="22"/>
        </w:rPr>
      </w:pPr>
      <w:r w:rsidRPr="00ED625A">
        <w:rPr>
          <w:rFonts w:ascii="Times New Roman" w:eastAsia="Times New Roman" w:hAnsi="Times New Roman" w:cs="Times New Roman"/>
          <w:b/>
          <w:bCs/>
          <w:i w:val="0"/>
          <w:iCs w:val="0"/>
          <w:sz w:val="22"/>
          <w:szCs w:val="22"/>
        </w:rPr>
        <w:t>Evaluation of Logistic Regression Model for Anomaly Detection in Metaverse Transactions</w:t>
      </w:r>
    </w:p>
    <w:p w14:paraId="672C332A" w14:textId="77777777" w:rsidR="00ED625A" w:rsidRPr="00ED625A" w:rsidRDefault="00ED625A" w:rsidP="00ED625A">
      <w:pPr>
        <w:spacing w:after="0"/>
        <w:rPr>
          <w:rFonts w:ascii="Times New Roman" w:eastAsia="Times New Roman" w:hAnsi="Times New Roman" w:cs="Times New Roman"/>
          <w:b/>
          <w:bCs/>
          <w:i w:val="0"/>
          <w:iCs w:val="0"/>
          <w:sz w:val="22"/>
          <w:szCs w:val="22"/>
        </w:rPr>
      </w:pPr>
      <w:r w:rsidRPr="00ED625A">
        <w:rPr>
          <w:rFonts w:ascii="Times New Roman" w:eastAsia="Times New Roman" w:hAnsi="Times New Roman" w:cs="Times New Roman"/>
          <w:b/>
          <w:bCs/>
          <w:i w:val="0"/>
          <w:iCs w:val="0"/>
          <w:sz w:val="22"/>
          <w:szCs w:val="22"/>
        </w:rPr>
        <w:t>Model Performance Summary</w:t>
      </w:r>
    </w:p>
    <w:p w14:paraId="25B3C8F2" w14:textId="77777777" w:rsidR="00ED625A" w:rsidRPr="00ED625A" w:rsidRDefault="00ED625A" w:rsidP="00ED625A">
      <w:pPr>
        <w:spacing w:after="0"/>
        <w:rPr>
          <w:rFonts w:ascii="Times New Roman" w:eastAsia="Times New Roman" w:hAnsi="Times New Roman" w:cs="Times New Roman"/>
          <w:i w:val="0"/>
          <w:iCs w:val="0"/>
          <w:sz w:val="22"/>
          <w:szCs w:val="22"/>
        </w:rPr>
      </w:pPr>
      <w:r w:rsidRPr="00ED625A">
        <w:rPr>
          <w:rFonts w:ascii="Times New Roman" w:eastAsia="Times New Roman" w:hAnsi="Times New Roman" w:cs="Times New Roman"/>
          <w:i w:val="0"/>
          <w:iCs w:val="0"/>
          <w:sz w:val="22"/>
          <w:szCs w:val="22"/>
        </w:rPr>
        <w:t>The logistic regression model was tasked with classifying metaverse transactions into three categories of risk: '</w:t>
      </w:r>
      <w:proofErr w:type="spellStart"/>
      <w:r w:rsidRPr="00ED625A">
        <w:rPr>
          <w:rFonts w:ascii="Times New Roman" w:eastAsia="Times New Roman" w:hAnsi="Times New Roman" w:cs="Times New Roman"/>
          <w:i w:val="0"/>
          <w:iCs w:val="0"/>
          <w:sz w:val="22"/>
          <w:szCs w:val="22"/>
        </w:rPr>
        <w:t>high_risk</w:t>
      </w:r>
      <w:proofErr w:type="spellEnd"/>
      <w:r w:rsidRPr="00ED625A">
        <w:rPr>
          <w:rFonts w:ascii="Times New Roman" w:eastAsia="Times New Roman" w:hAnsi="Times New Roman" w:cs="Times New Roman"/>
          <w:i w:val="0"/>
          <w:iCs w:val="0"/>
          <w:sz w:val="22"/>
          <w:szCs w:val="22"/>
        </w:rPr>
        <w:t>', '</w:t>
      </w:r>
      <w:proofErr w:type="spellStart"/>
      <w:r w:rsidRPr="00ED625A">
        <w:rPr>
          <w:rFonts w:ascii="Times New Roman" w:eastAsia="Times New Roman" w:hAnsi="Times New Roman" w:cs="Times New Roman"/>
          <w:i w:val="0"/>
          <w:iCs w:val="0"/>
          <w:sz w:val="22"/>
          <w:szCs w:val="22"/>
        </w:rPr>
        <w:t>low_risk</w:t>
      </w:r>
      <w:proofErr w:type="spellEnd"/>
      <w:r w:rsidRPr="00ED625A">
        <w:rPr>
          <w:rFonts w:ascii="Times New Roman" w:eastAsia="Times New Roman" w:hAnsi="Times New Roman" w:cs="Times New Roman"/>
          <w:i w:val="0"/>
          <w:iCs w:val="0"/>
          <w:sz w:val="22"/>
          <w:szCs w:val="22"/>
        </w:rPr>
        <w:t>', and '</w:t>
      </w:r>
      <w:proofErr w:type="spellStart"/>
      <w:r w:rsidRPr="00ED625A">
        <w:rPr>
          <w:rFonts w:ascii="Times New Roman" w:eastAsia="Times New Roman" w:hAnsi="Times New Roman" w:cs="Times New Roman"/>
          <w:i w:val="0"/>
          <w:iCs w:val="0"/>
          <w:sz w:val="22"/>
          <w:szCs w:val="22"/>
        </w:rPr>
        <w:t>moderate_risk</w:t>
      </w:r>
      <w:proofErr w:type="spellEnd"/>
      <w:r w:rsidRPr="00ED625A">
        <w:rPr>
          <w:rFonts w:ascii="Times New Roman" w:eastAsia="Times New Roman" w:hAnsi="Times New Roman" w:cs="Times New Roman"/>
          <w:i w:val="0"/>
          <w:iCs w:val="0"/>
          <w:sz w:val="22"/>
          <w:szCs w:val="22"/>
        </w:rPr>
        <w:t>'. The performance of the model across these classes was evaluated using precision, recall, and F1-score metrics. Below is a summary of how the model performed for each risk category, along with overall accuracy and average metrics.</w:t>
      </w:r>
    </w:p>
    <w:p w14:paraId="4001A122" w14:textId="77777777" w:rsidR="00C53212" w:rsidRDefault="00C53212" w:rsidP="00ED625A">
      <w:pPr>
        <w:spacing w:after="0"/>
        <w:rPr>
          <w:rFonts w:ascii="Times New Roman" w:eastAsia="Times New Roman" w:hAnsi="Times New Roman" w:cs="Times New Roman"/>
          <w:b/>
          <w:bCs/>
          <w:i w:val="0"/>
          <w:iCs w:val="0"/>
          <w:sz w:val="22"/>
          <w:szCs w:val="22"/>
        </w:rPr>
      </w:pPr>
    </w:p>
    <w:p w14:paraId="2B84A0AF" w14:textId="77777777" w:rsidR="00C53212" w:rsidRDefault="00C53212" w:rsidP="00ED625A">
      <w:pPr>
        <w:spacing w:after="0"/>
        <w:rPr>
          <w:rFonts w:ascii="Times New Roman" w:eastAsia="Times New Roman" w:hAnsi="Times New Roman" w:cs="Times New Roman"/>
          <w:b/>
          <w:bCs/>
          <w:i w:val="0"/>
          <w:iCs w:val="0"/>
          <w:sz w:val="22"/>
          <w:szCs w:val="22"/>
        </w:rPr>
      </w:pPr>
    </w:p>
    <w:p w14:paraId="7D30BAF6" w14:textId="198F5A37" w:rsidR="00ED625A" w:rsidRPr="00ED625A" w:rsidRDefault="00ED625A" w:rsidP="00ED625A">
      <w:pPr>
        <w:spacing w:after="0"/>
        <w:rPr>
          <w:rFonts w:ascii="Times New Roman" w:eastAsia="Times New Roman" w:hAnsi="Times New Roman" w:cs="Times New Roman"/>
          <w:b/>
          <w:bCs/>
          <w:i w:val="0"/>
          <w:iCs w:val="0"/>
          <w:sz w:val="22"/>
          <w:szCs w:val="22"/>
        </w:rPr>
      </w:pPr>
      <w:r w:rsidRPr="00ED625A">
        <w:rPr>
          <w:rFonts w:ascii="Times New Roman" w:eastAsia="Times New Roman" w:hAnsi="Times New Roman" w:cs="Times New Roman"/>
          <w:b/>
          <w:bCs/>
          <w:i w:val="0"/>
          <w:iCs w:val="0"/>
          <w:sz w:val="22"/>
          <w:szCs w:val="22"/>
        </w:rPr>
        <w:lastRenderedPageBreak/>
        <w:t>Class Performance Details</w:t>
      </w:r>
    </w:p>
    <w:p w14:paraId="51816168" w14:textId="77777777" w:rsidR="00ED625A" w:rsidRPr="00ED625A" w:rsidRDefault="00ED625A" w:rsidP="00ED625A">
      <w:pPr>
        <w:numPr>
          <w:ilvl w:val="0"/>
          <w:numId w:val="28"/>
        </w:numPr>
        <w:spacing w:after="0"/>
        <w:rPr>
          <w:rFonts w:ascii="Times New Roman" w:eastAsia="Times New Roman" w:hAnsi="Times New Roman" w:cs="Times New Roman"/>
          <w:i w:val="0"/>
          <w:iCs w:val="0"/>
          <w:sz w:val="22"/>
          <w:szCs w:val="22"/>
        </w:rPr>
      </w:pPr>
      <w:r w:rsidRPr="00ED625A">
        <w:rPr>
          <w:rFonts w:ascii="Times New Roman" w:eastAsia="Times New Roman" w:hAnsi="Times New Roman" w:cs="Times New Roman"/>
          <w:b/>
          <w:bCs/>
          <w:i w:val="0"/>
          <w:iCs w:val="0"/>
          <w:sz w:val="22"/>
          <w:szCs w:val="22"/>
        </w:rPr>
        <w:t>High Risk (Class 0):</w:t>
      </w:r>
    </w:p>
    <w:p w14:paraId="6B82BE4D" w14:textId="77777777" w:rsidR="00ED625A" w:rsidRPr="00ED625A" w:rsidRDefault="00ED625A" w:rsidP="00ED625A">
      <w:pPr>
        <w:numPr>
          <w:ilvl w:val="1"/>
          <w:numId w:val="28"/>
        </w:numPr>
        <w:spacing w:after="0"/>
        <w:rPr>
          <w:rFonts w:ascii="Times New Roman" w:eastAsia="Times New Roman" w:hAnsi="Times New Roman" w:cs="Times New Roman"/>
          <w:i w:val="0"/>
          <w:iCs w:val="0"/>
          <w:sz w:val="22"/>
          <w:szCs w:val="22"/>
        </w:rPr>
      </w:pPr>
      <w:r w:rsidRPr="00ED625A">
        <w:rPr>
          <w:rFonts w:ascii="Times New Roman" w:eastAsia="Times New Roman" w:hAnsi="Times New Roman" w:cs="Times New Roman"/>
          <w:b/>
          <w:bCs/>
          <w:i w:val="0"/>
          <w:iCs w:val="0"/>
          <w:sz w:val="22"/>
          <w:szCs w:val="22"/>
        </w:rPr>
        <w:t>Precision:</w:t>
      </w:r>
      <w:r w:rsidRPr="00ED625A">
        <w:rPr>
          <w:rFonts w:ascii="Times New Roman" w:eastAsia="Times New Roman" w:hAnsi="Times New Roman" w:cs="Times New Roman"/>
          <w:i w:val="0"/>
          <w:iCs w:val="0"/>
          <w:sz w:val="22"/>
          <w:szCs w:val="22"/>
        </w:rPr>
        <w:t xml:space="preserve"> 100% - The model accurately identified all transactions it labeled as high risk.</w:t>
      </w:r>
    </w:p>
    <w:p w14:paraId="11CB82EA" w14:textId="77777777" w:rsidR="00ED625A" w:rsidRPr="00ED625A" w:rsidRDefault="00ED625A" w:rsidP="00ED625A">
      <w:pPr>
        <w:numPr>
          <w:ilvl w:val="1"/>
          <w:numId w:val="28"/>
        </w:numPr>
        <w:spacing w:after="0"/>
        <w:rPr>
          <w:rFonts w:ascii="Times New Roman" w:eastAsia="Times New Roman" w:hAnsi="Times New Roman" w:cs="Times New Roman"/>
          <w:i w:val="0"/>
          <w:iCs w:val="0"/>
          <w:sz w:val="22"/>
          <w:szCs w:val="22"/>
        </w:rPr>
      </w:pPr>
      <w:r w:rsidRPr="00ED625A">
        <w:rPr>
          <w:rFonts w:ascii="Times New Roman" w:eastAsia="Times New Roman" w:hAnsi="Times New Roman" w:cs="Times New Roman"/>
          <w:b/>
          <w:bCs/>
          <w:i w:val="0"/>
          <w:iCs w:val="0"/>
          <w:sz w:val="22"/>
          <w:szCs w:val="22"/>
        </w:rPr>
        <w:t>Recall:</w:t>
      </w:r>
      <w:r w:rsidRPr="00ED625A">
        <w:rPr>
          <w:rFonts w:ascii="Times New Roman" w:eastAsia="Times New Roman" w:hAnsi="Times New Roman" w:cs="Times New Roman"/>
          <w:i w:val="0"/>
          <w:iCs w:val="0"/>
          <w:sz w:val="22"/>
          <w:szCs w:val="22"/>
        </w:rPr>
        <w:t xml:space="preserve"> 100% - The model successfully detected all high-risk transactions.</w:t>
      </w:r>
    </w:p>
    <w:p w14:paraId="476A170F" w14:textId="77777777" w:rsidR="00ED625A" w:rsidRPr="00ED625A" w:rsidRDefault="00ED625A" w:rsidP="00ED625A">
      <w:pPr>
        <w:numPr>
          <w:ilvl w:val="1"/>
          <w:numId w:val="28"/>
        </w:numPr>
        <w:spacing w:after="0"/>
        <w:rPr>
          <w:rFonts w:ascii="Times New Roman" w:eastAsia="Times New Roman" w:hAnsi="Times New Roman" w:cs="Times New Roman"/>
          <w:i w:val="0"/>
          <w:iCs w:val="0"/>
          <w:sz w:val="22"/>
          <w:szCs w:val="22"/>
        </w:rPr>
      </w:pPr>
      <w:r w:rsidRPr="00ED625A">
        <w:rPr>
          <w:rFonts w:ascii="Times New Roman" w:eastAsia="Times New Roman" w:hAnsi="Times New Roman" w:cs="Times New Roman"/>
          <w:b/>
          <w:bCs/>
          <w:i w:val="0"/>
          <w:iCs w:val="0"/>
          <w:sz w:val="22"/>
          <w:szCs w:val="22"/>
        </w:rPr>
        <w:t>F1-Score:</w:t>
      </w:r>
      <w:r w:rsidRPr="00ED625A">
        <w:rPr>
          <w:rFonts w:ascii="Times New Roman" w:eastAsia="Times New Roman" w:hAnsi="Times New Roman" w:cs="Times New Roman"/>
          <w:i w:val="0"/>
          <w:iCs w:val="0"/>
          <w:sz w:val="22"/>
          <w:szCs w:val="22"/>
        </w:rPr>
        <w:t xml:space="preserve"> 100% - Indicates a perfect balance between precision and recall for high-risk transactions.</w:t>
      </w:r>
    </w:p>
    <w:p w14:paraId="4C03824D" w14:textId="77777777" w:rsidR="00ED625A" w:rsidRPr="00ED625A" w:rsidRDefault="00ED625A" w:rsidP="00ED625A">
      <w:pPr>
        <w:numPr>
          <w:ilvl w:val="1"/>
          <w:numId w:val="28"/>
        </w:numPr>
        <w:spacing w:after="0"/>
        <w:rPr>
          <w:rFonts w:ascii="Times New Roman" w:eastAsia="Times New Roman" w:hAnsi="Times New Roman" w:cs="Times New Roman"/>
          <w:i w:val="0"/>
          <w:iCs w:val="0"/>
          <w:sz w:val="22"/>
          <w:szCs w:val="22"/>
        </w:rPr>
      </w:pPr>
      <w:r w:rsidRPr="00ED625A">
        <w:rPr>
          <w:rFonts w:ascii="Times New Roman" w:eastAsia="Times New Roman" w:hAnsi="Times New Roman" w:cs="Times New Roman"/>
          <w:b/>
          <w:bCs/>
          <w:i w:val="0"/>
          <w:iCs w:val="0"/>
          <w:sz w:val="22"/>
          <w:szCs w:val="22"/>
        </w:rPr>
        <w:t>Support:</w:t>
      </w:r>
      <w:r w:rsidRPr="00ED625A">
        <w:rPr>
          <w:rFonts w:ascii="Times New Roman" w:eastAsia="Times New Roman" w:hAnsi="Times New Roman" w:cs="Times New Roman"/>
          <w:i w:val="0"/>
          <w:iCs w:val="0"/>
          <w:sz w:val="22"/>
          <w:szCs w:val="22"/>
        </w:rPr>
        <w:t xml:space="preserve"> 1,251 transactions were classified as high risk.</w:t>
      </w:r>
    </w:p>
    <w:p w14:paraId="3DAA945F" w14:textId="77777777" w:rsidR="00ED625A" w:rsidRPr="00ED625A" w:rsidRDefault="00ED625A" w:rsidP="00ED625A">
      <w:pPr>
        <w:numPr>
          <w:ilvl w:val="0"/>
          <w:numId w:val="28"/>
        </w:numPr>
        <w:spacing w:after="0"/>
        <w:rPr>
          <w:rFonts w:ascii="Times New Roman" w:eastAsia="Times New Roman" w:hAnsi="Times New Roman" w:cs="Times New Roman"/>
          <w:i w:val="0"/>
          <w:iCs w:val="0"/>
          <w:sz w:val="22"/>
          <w:szCs w:val="22"/>
        </w:rPr>
      </w:pPr>
      <w:r w:rsidRPr="00ED625A">
        <w:rPr>
          <w:rFonts w:ascii="Times New Roman" w:eastAsia="Times New Roman" w:hAnsi="Times New Roman" w:cs="Times New Roman"/>
          <w:b/>
          <w:bCs/>
          <w:i w:val="0"/>
          <w:iCs w:val="0"/>
          <w:sz w:val="22"/>
          <w:szCs w:val="22"/>
        </w:rPr>
        <w:t>Low Risk (Class 1):</w:t>
      </w:r>
    </w:p>
    <w:p w14:paraId="540AD687" w14:textId="77777777" w:rsidR="00ED625A" w:rsidRPr="00ED625A" w:rsidRDefault="00ED625A" w:rsidP="00ED625A">
      <w:pPr>
        <w:numPr>
          <w:ilvl w:val="1"/>
          <w:numId w:val="28"/>
        </w:numPr>
        <w:spacing w:after="0"/>
        <w:rPr>
          <w:rFonts w:ascii="Times New Roman" w:eastAsia="Times New Roman" w:hAnsi="Times New Roman" w:cs="Times New Roman"/>
          <w:i w:val="0"/>
          <w:iCs w:val="0"/>
          <w:sz w:val="22"/>
          <w:szCs w:val="22"/>
        </w:rPr>
      </w:pPr>
      <w:r w:rsidRPr="00ED625A">
        <w:rPr>
          <w:rFonts w:ascii="Times New Roman" w:eastAsia="Times New Roman" w:hAnsi="Times New Roman" w:cs="Times New Roman"/>
          <w:b/>
          <w:bCs/>
          <w:i w:val="0"/>
          <w:iCs w:val="0"/>
          <w:sz w:val="22"/>
          <w:szCs w:val="22"/>
        </w:rPr>
        <w:t>Precision:</w:t>
      </w:r>
      <w:r w:rsidRPr="00ED625A">
        <w:rPr>
          <w:rFonts w:ascii="Times New Roman" w:eastAsia="Times New Roman" w:hAnsi="Times New Roman" w:cs="Times New Roman"/>
          <w:i w:val="0"/>
          <w:iCs w:val="0"/>
          <w:sz w:val="22"/>
          <w:szCs w:val="22"/>
        </w:rPr>
        <w:t xml:space="preserve"> 97% - High reliability in correctly predicting low-risk transactions.</w:t>
      </w:r>
    </w:p>
    <w:p w14:paraId="3ED4E6F7" w14:textId="77777777" w:rsidR="00ED625A" w:rsidRPr="00ED625A" w:rsidRDefault="00ED625A" w:rsidP="00ED625A">
      <w:pPr>
        <w:numPr>
          <w:ilvl w:val="1"/>
          <w:numId w:val="28"/>
        </w:numPr>
        <w:spacing w:after="0"/>
        <w:rPr>
          <w:rFonts w:ascii="Times New Roman" w:eastAsia="Times New Roman" w:hAnsi="Times New Roman" w:cs="Times New Roman"/>
          <w:i w:val="0"/>
          <w:iCs w:val="0"/>
          <w:sz w:val="22"/>
          <w:szCs w:val="22"/>
        </w:rPr>
      </w:pPr>
      <w:r w:rsidRPr="00ED625A">
        <w:rPr>
          <w:rFonts w:ascii="Times New Roman" w:eastAsia="Times New Roman" w:hAnsi="Times New Roman" w:cs="Times New Roman"/>
          <w:b/>
          <w:bCs/>
          <w:i w:val="0"/>
          <w:iCs w:val="0"/>
          <w:sz w:val="22"/>
          <w:szCs w:val="22"/>
        </w:rPr>
        <w:t>Recall:</w:t>
      </w:r>
      <w:r w:rsidRPr="00ED625A">
        <w:rPr>
          <w:rFonts w:ascii="Times New Roman" w:eastAsia="Times New Roman" w:hAnsi="Times New Roman" w:cs="Times New Roman"/>
          <w:i w:val="0"/>
          <w:iCs w:val="0"/>
          <w:sz w:val="22"/>
          <w:szCs w:val="22"/>
        </w:rPr>
        <w:t xml:space="preserve"> 97% - Effectively identified 97% of all actual low-risk transactions.</w:t>
      </w:r>
    </w:p>
    <w:p w14:paraId="08AD571E" w14:textId="77777777" w:rsidR="00ED625A" w:rsidRPr="00ED625A" w:rsidRDefault="00ED625A" w:rsidP="00ED625A">
      <w:pPr>
        <w:numPr>
          <w:ilvl w:val="1"/>
          <w:numId w:val="28"/>
        </w:numPr>
        <w:spacing w:after="0"/>
        <w:rPr>
          <w:rFonts w:ascii="Times New Roman" w:eastAsia="Times New Roman" w:hAnsi="Times New Roman" w:cs="Times New Roman"/>
          <w:i w:val="0"/>
          <w:iCs w:val="0"/>
          <w:sz w:val="22"/>
          <w:szCs w:val="22"/>
        </w:rPr>
      </w:pPr>
      <w:r w:rsidRPr="00ED625A">
        <w:rPr>
          <w:rFonts w:ascii="Times New Roman" w:eastAsia="Times New Roman" w:hAnsi="Times New Roman" w:cs="Times New Roman"/>
          <w:b/>
          <w:bCs/>
          <w:i w:val="0"/>
          <w:iCs w:val="0"/>
          <w:sz w:val="22"/>
          <w:szCs w:val="22"/>
        </w:rPr>
        <w:t>F1-Score:</w:t>
      </w:r>
      <w:r w:rsidRPr="00ED625A">
        <w:rPr>
          <w:rFonts w:ascii="Times New Roman" w:eastAsia="Times New Roman" w:hAnsi="Times New Roman" w:cs="Times New Roman"/>
          <w:i w:val="0"/>
          <w:iCs w:val="0"/>
          <w:sz w:val="22"/>
          <w:szCs w:val="22"/>
        </w:rPr>
        <w:t xml:space="preserve"> 97% - Demonstrates a strong balance between precision and recall.</w:t>
      </w:r>
    </w:p>
    <w:p w14:paraId="7CF3D503" w14:textId="77777777" w:rsidR="00ED625A" w:rsidRPr="00ED625A" w:rsidRDefault="00ED625A" w:rsidP="00ED625A">
      <w:pPr>
        <w:numPr>
          <w:ilvl w:val="1"/>
          <w:numId w:val="28"/>
        </w:numPr>
        <w:spacing w:after="0"/>
        <w:rPr>
          <w:rFonts w:ascii="Times New Roman" w:eastAsia="Times New Roman" w:hAnsi="Times New Roman" w:cs="Times New Roman"/>
          <w:i w:val="0"/>
          <w:iCs w:val="0"/>
          <w:sz w:val="22"/>
          <w:szCs w:val="22"/>
        </w:rPr>
      </w:pPr>
      <w:r w:rsidRPr="00ED625A">
        <w:rPr>
          <w:rFonts w:ascii="Times New Roman" w:eastAsia="Times New Roman" w:hAnsi="Times New Roman" w:cs="Times New Roman"/>
          <w:b/>
          <w:bCs/>
          <w:i w:val="0"/>
          <w:iCs w:val="0"/>
          <w:sz w:val="22"/>
          <w:szCs w:val="22"/>
        </w:rPr>
        <w:t>Support:</w:t>
      </w:r>
      <w:r w:rsidRPr="00ED625A">
        <w:rPr>
          <w:rFonts w:ascii="Times New Roman" w:eastAsia="Times New Roman" w:hAnsi="Times New Roman" w:cs="Times New Roman"/>
          <w:i w:val="0"/>
          <w:iCs w:val="0"/>
          <w:sz w:val="22"/>
          <w:szCs w:val="22"/>
        </w:rPr>
        <w:t xml:space="preserve"> 12,848 transactions were classified as low risk, making it the largest class.</w:t>
      </w:r>
    </w:p>
    <w:p w14:paraId="313FE05B" w14:textId="77777777" w:rsidR="00ED625A" w:rsidRPr="00ED625A" w:rsidRDefault="00ED625A" w:rsidP="00ED625A">
      <w:pPr>
        <w:numPr>
          <w:ilvl w:val="0"/>
          <w:numId w:val="28"/>
        </w:numPr>
        <w:spacing w:after="0"/>
        <w:rPr>
          <w:rFonts w:ascii="Times New Roman" w:eastAsia="Times New Roman" w:hAnsi="Times New Roman" w:cs="Times New Roman"/>
          <w:i w:val="0"/>
          <w:iCs w:val="0"/>
          <w:sz w:val="22"/>
          <w:szCs w:val="22"/>
        </w:rPr>
      </w:pPr>
      <w:r w:rsidRPr="00ED625A">
        <w:rPr>
          <w:rFonts w:ascii="Times New Roman" w:eastAsia="Times New Roman" w:hAnsi="Times New Roman" w:cs="Times New Roman"/>
          <w:b/>
          <w:bCs/>
          <w:i w:val="0"/>
          <w:iCs w:val="0"/>
          <w:sz w:val="22"/>
          <w:szCs w:val="22"/>
        </w:rPr>
        <w:t>Moderate Risk (Class 2):</w:t>
      </w:r>
    </w:p>
    <w:p w14:paraId="7A8EDE18" w14:textId="77777777" w:rsidR="00ED625A" w:rsidRPr="00ED625A" w:rsidRDefault="00ED625A" w:rsidP="00ED625A">
      <w:pPr>
        <w:numPr>
          <w:ilvl w:val="1"/>
          <w:numId w:val="28"/>
        </w:numPr>
        <w:spacing w:after="0"/>
        <w:rPr>
          <w:rFonts w:ascii="Times New Roman" w:eastAsia="Times New Roman" w:hAnsi="Times New Roman" w:cs="Times New Roman"/>
          <w:i w:val="0"/>
          <w:iCs w:val="0"/>
          <w:sz w:val="22"/>
          <w:szCs w:val="22"/>
        </w:rPr>
      </w:pPr>
      <w:r w:rsidRPr="00ED625A">
        <w:rPr>
          <w:rFonts w:ascii="Times New Roman" w:eastAsia="Times New Roman" w:hAnsi="Times New Roman" w:cs="Times New Roman"/>
          <w:b/>
          <w:bCs/>
          <w:i w:val="0"/>
          <w:iCs w:val="0"/>
          <w:sz w:val="22"/>
          <w:szCs w:val="22"/>
        </w:rPr>
        <w:t>Precision:</w:t>
      </w:r>
      <w:r w:rsidRPr="00ED625A">
        <w:rPr>
          <w:rFonts w:ascii="Times New Roman" w:eastAsia="Times New Roman" w:hAnsi="Times New Roman" w:cs="Times New Roman"/>
          <w:i w:val="0"/>
          <w:iCs w:val="0"/>
          <w:sz w:val="22"/>
          <w:szCs w:val="22"/>
        </w:rPr>
        <w:t xml:space="preserve"> 79% - Less reliable, with about 21% of predictions being incorrect.</w:t>
      </w:r>
    </w:p>
    <w:p w14:paraId="55EB3328" w14:textId="77777777" w:rsidR="00ED625A" w:rsidRPr="00ED625A" w:rsidRDefault="00ED625A" w:rsidP="00ED625A">
      <w:pPr>
        <w:numPr>
          <w:ilvl w:val="1"/>
          <w:numId w:val="28"/>
        </w:numPr>
        <w:spacing w:after="0"/>
        <w:rPr>
          <w:rFonts w:ascii="Times New Roman" w:eastAsia="Times New Roman" w:hAnsi="Times New Roman" w:cs="Times New Roman"/>
          <w:i w:val="0"/>
          <w:iCs w:val="0"/>
          <w:sz w:val="22"/>
          <w:szCs w:val="22"/>
        </w:rPr>
      </w:pPr>
      <w:r w:rsidRPr="00ED625A">
        <w:rPr>
          <w:rFonts w:ascii="Times New Roman" w:eastAsia="Times New Roman" w:hAnsi="Times New Roman" w:cs="Times New Roman"/>
          <w:b/>
          <w:bCs/>
          <w:i w:val="0"/>
          <w:iCs w:val="0"/>
          <w:sz w:val="22"/>
          <w:szCs w:val="22"/>
        </w:rPr>
        <w:t>Recall:</w:t>
      </w:r>
      <w:r w:rsidRPr="00ED625A">
        <w:rPr>
          <w:rFonts w:ascii="Times New Roman" w:eastAsia="Times New Roman" w:hAnsi="Times New Roman" w:cs="Times New Roman"/>
          <w:i w:val="0"/>
          <w:iCs w:val="0"/>
          <w:sz w:val="22"/>
          <w:szCs w:val="22"/>
        </w:rPr>
        <w:t xml:space="preserve"> 80% - The model identified 80% of all true moderate-risk cases.</w:t>
      </w:r>
    </w:p>
    <w:p w14:paraId="3B1669DC" w14:textId="77777777" w:rsidR="00ED625A" w:rsidRPr="00ED625A" w:rsidRDefault="00ED625A" w:rsidP="00ED625A">
      <w:pPr>
        <w:numPr>
          <w:ilvl w:val="1"/>
          <w:numId w:val="28"/>
        </w:numPr>
        <w:spacing w:after="0"/>
        <w:rPr>
          <w:rFonts w:ascii="Times New Roman" w:eastAsia="Times New Roman" w:hAnsi="Times New Roman" w:cs="Times New Roman"/>
          <w:i w:val="0"/>
          <w:iCs w:val="0"/>
          <w:sz w:val="22"/>
          <w:szCs w:val="22"/>
        </w:rPr>
      </w:pPr>
      <w:r w:rsidRPr="00ED625A">
        <w:rPr>
          <w:rFonts w:ascii="Times New Roman" w:eastAsia="Times New Roman" w:hAnsi="Times New Roman" w:cs="Times New Roman"/>
          <w:b/>
          <w:bCs/>
          <w:i w:val="0"/>
          <w:iCs w:val="0"/>
          <w:sz w:val="22"/>
          <w:szCs w:val="22"/>
        </w:rPr>
        <w:t>F1-Score:</w:t>
      </w:r>
      <w:r w:rsidRPr="00ED625A">
        <w:rPr>
          <w:rFonts w:ascii="Times New Roman" w:eastAsia="Times New Roman" w:hAnsi="Times New Roman" w:cs="Times New Roman"/>
          <w:i w:val="0"/>
          <w:iCs w:val="0"/>
          <w:sz w:val="22"/>
          <w:szCs w:val="22"/>
        </w:rPr>
        <w:t xml:space="preserve"> 79% - Indicates good performance, but highlights room for improvement.</w:t>
      </w:r>
    </w:p>
    <w:p w14:paraId="65E7FF13" w14:textId="77777777" w:rsidR="00ED625A" w:rsidRPr="00ED625A" w:rsidRDefault="00ED625A" w:rsidP="00ED625A">
      <w:pPr>
        <w:numPr>
          <w:ilvl w:val="1"/>
          <w:numId w:val="28"/>
        </w:numPr>
        <w:spacing w:after="0"/>
        <w:rPr>
          <w:rFonts w:ascii="Times New Roman" w:eastAsia="Times New Roman" w:hAnsi="Times New Roman" w:cs="Times New Roman"/>
          <w:i w:val="0"/>
          <w:iCs w:val="0"/>
          <w:sz w:val="22"/>
          <w:szCs w:val="22"/>
        </w:rPr>
      </w:pPr>
      <w:r w:rsidRPr="00ED625A">
        <w:rPr>
          <w:rFonts w:ascii="Times New Roman" w:eastAsia="Times New Roman" w:hAnsi="Times New Roman" w:cs="Times New Roman"/>
          <w:b/>
          <w:bCs/>
          <w:i w:val="0"/>
          <w:iCs w:val="0"/>
          <w:sz w:val="22"/>
          <w:szCs w:val="22"/>
        </w:rPr>
        <w:t>Support:</w:t>
      </w:r>
      <w:r w:rsidRPr="00ED625A">
        <w:rPr>
          <w:rFonts w:ascii="Times New Roman" w:eastAsia="Times New Roman" w:hAnsi="Times New Roman" w:cs="Times New Roman"/>
          <w:i w:val="0"/>
          <w:iCs w:val="0"/>
          <w:sz w:val="22"/>
          <w:szCs w:val="22"/>
        </w:rPr>
        <w:t xml:space="preserve"> 1,621 transactions were classified as moderate risk.</w:t>
      </w:r>
    </w:p>
    <w:p w14:paraId="10317A29" w14:textId="77777777" w:rsidR="00ED625A" w:rsidRPr="00ED625A" w:rsidRDefault="00ED625A" w:rsidP="00ED625A">
      <w:pPr>
        <w:spacing w:after="0"/>
        <w:rPr>
          <w:rFonts w:ascii="Times New Roman" w:eastAsia="Times New Roman" w:hAnsi="Times New Roman" w:cs="Times New Roman"/>
          <w:b/>
          <w:bCs/>
          <w:i w:val="0"/>
          <w:iCs w:val="0"/>
          <w:sz w:val="22"/>
          <w:szCs w:val="22"/>
        </w:rPr>
      </w:pPr>
      <w:r w:rsidRPr="00ED625A">
        <w:rPr>
          <w:rFonts w:ascii="Times New Roman" w:eastAsia="Times New Roman" w:hAnsi="Times New Roman" w:cs="Times New Roman"/>
          <w:b/>
          <w:bCs/>
          <w:i w:val="0"/>
          <w:iCs w:val="0"/>
          <w:sz w:val="22"/>
          <w:szCs w:val="22"/>
        </w:rPr>
        <w:t>Overall Model Accuracy and Averages</w:t>
      </w:r>
    </w:p>
    <w:p w14:paraId="55282CD8" w14:textId="77777777" w:rsidR="00ED625A" w:rsidRPr="00ED625A" w:rsidRDefault="00ED625A" w:rsidP="00ED625A">
      <w:pPr>
        <w:numPr>
          <w:ilvl w:val="0"/>
          <w:numId w:val="29"/>
        </w:numPr>
        <w:spacing w:after="0"/>
        <w:rPr>
          <w:rFonts w:ascii="Times New Roman" w:eastAsia="Times New Roman" w:hAnsi="Times New Roman" w:cs="Times New Roman"/>
          <w:i w:val="0"/>
          <w:iCs w:val="0"/>
          <w:sz w:val="22"/>
          <w:szCs w:val="22"/>
        </w:rPr>
      </w:pPr>
      <w:r w:rsidRPr="00ED625A">
        <w:rPr>
          <w:rFonts w:ascii="Times New Roman" w:eastAsia="Times New Roman" w:hAnsi="Times New Roman" w:cs="Times New Roman"/>
          <w:b/>
          <w:bCs/>
          <w:i w:val="0"/>
          <w:iCs w:val="0"/>
          <w:sz w:val="22"/>
          <w:szCs w:val="22"/>
        </w:rPr>
        <w:t>Accuracy:</w:t>
      </w:r>
      <w:r w:rsidRPr="00ED625A">
        <w:rPr>
          <w:rFonts w:ascii="Times New Roman" w:eastAsia="Times New Roman" w:hAnsi="Times New Roman" w:cs="Times New Roman"/>
          <w:i w:val="0"/>
          <w:iCs w:val="0"/>
          <w:sz w:val="22"/>
          <w:szCs w:val="22"/>
        </w:rPr>
        <w:t xml:space="preserve"> The model achieved an overall accuracy of 96%, indicating high effectiveness across all predictions.</w:t>
      </w:r>
    </w:p>
    <w:p w14:paraId="014D2BEC" w14:textId="77777777" w:rsidR="00ED625A" w:rsidRPr="00ED625A" w:rsidRDefault="00ED625A" w:rsidP="00ED625A">
      <w:pPr>
        <w:numPr>
          <w:ilvl w:val="0"/>
          <w:numId w:val="29"/>
        </w:numPr>
        <w:spacing w:after="0"/>
        <w:rPr>
          <w:rFonts w:ascii="Times New Roman" w:eastAsia="Times New Roman" w:hAnsi="Times New Roman" w:cs="Times New Roman"/>
          <w:i w:val="0"/>
          <w:iCs w:val="0"/>
          <w:sz w:val="22"/>
          <w:szCs w:val="22"/>
        </w:rPr>
      </w:pPr>
      <w:r w:rsidRPr="00ED625A">
        <w:rPr>
          <w:rFonts w:ascii="Times New Roman" w:eastAsia="Times New Roman" w:hAnsi="Times New Roman" w:cs="Times New Roman"/>
          <w:b/>
          <w:bCs/>
          <w:i w:val="0"/>
          <w:iCs w:val="0"/>
          <w:sz w:val="22"/>
          <w:szCs w:val="22"/>
        </w:rPr>
        <w:t>Macro Average:</w:t>
      </w:r>
      <w:r w:rsidRPr="00ED625A">
        <w:rPr>
          <w:rFonts w:ascii="Times New Roman" w:eastAsia="Times New Roman" w:hAnsi="Times New Roman" w:cs="Times New Roman"/>
          <w:i w:val="0"/>
          <w:iCs w:val="0"/>
          <w:sz w:val="22"/>
          <w:szCs w:val="22"/>
        </w:rPr>
        <w:t xml:space="preserve"> Achieved 92% across precision, recall, and F1-score, reflecting good performance uniformly across all classes without considering class imbalance.</w:t>
      </w:r>
    </w:p>
    <w:p w14:paraId="089A9ADC" w14:textId="77777777" w:rsidR="00ED625A" w:rsidRPr="00ED625A" w:rsidRDefault="00ED625A" w:rsidP="00ED625A">
      <w:pPr>
        <w:numPr>
          <w:ilvl w:val="0"/>
          <w:numId w:val="29"/>
        </w:numPr>
        <w:spacing w:after="0"/>
        <w:rPr>
          <w:rFonts w:ascii="Times New Roman" w:eastAsia="Times New Roman" w:hAnsi="Times New Roman" w:cs="Times New Roman"/>
          <w:i w:val="0"/>
          <w:iCs w:val="0"/>
          <w:sz w:val="22"/>
          <w:szCs w:val="22"/>
        </w:rPr>
      </w:pPr>
      <w:r w:rsidRPr="00ED625A">
        <w:rPr>
          <w:rFonts w:ascii="Times New Roman" w:eastAsia="Times New Roman" w:hAnsi="Times New Roman" w:cs="Times New Roman"/>
          <w:b/>
          <w:bCs/>
          <w:i w:val="0"/>
          <w:iCs w:val="0"/>
          <w:sz w:val="22"/>
          <w:szCs w:val="22"/>
        </w:rPr>
        <w:t>Weighted Average:</w:t>
      </w:r>
      <w:r w:rsidRPr="00ED625A">
        <w:rPr>
          <w:rFonts w:ascii="Times New Roman" w:eastAsia="Times New Roman" w:hAnsi="Times New Roman" w:cs="Times New Roman"/>
          <w:i w:val="0"/>
          <w:iCs w:val="0"/>
          <w:sz w:val="22"/>
          <w:szCs w:val="22"/>
        </w:rPr>
        <w:t xml:space="preserve"> Also 96%, </w:t>
      </w:r>
      <w:proofErr w:type="gramStart"/>
      <w:r w:rsidRPr="00ED625A">
        <w:rPr>
          <w:rFonts w:ascii="Times New Roman" w:eastAsia="Times New Roman" w:hAnsi="Times New Roman" w:cs="Times New Roman"/>
          <w:i w:val="0"/>
          <w:iCs w:val="0"/>
          <w:sz w:val="22"/>
          <w:szCs w:val="22"/>
        </w:rPr>
        <w:t>taking into account</w:t>
      </w:r>
      <w:proofErr w:type="gramEnd"/>
      <w:r w:rsidRPr="00ED625A">
        <w:rPr>
          <w:rFonts w:ascii="Times New Roman" w:eastAsia="Times New Roman" w:hAnsi="Times New Roman" w:cs="Times New Roman"/>
          <w:i w:val="0"/>
          <w:iCs w:val="0"/>
          <w:sz w:val="22"/>
          <w:szCs w:val="22"/>
        </w:rPr>
        <w:t xml:space="preserve"> the prevalence of each class, confirming strong performance especially in predominant classes.</w:t>
      </w:r>
    </w:p>
    <w:p w14:paraId="2E339E26" w14:textId="77777777" w:rsidR="00ED625A" w:rsidRPr="00ED625A" w:rsidRDefault="00ED625A" w:rsidP="00ED625A">
      <w:pPr>
        <w:spacing w:after="0"/>
        <w:rPr>
          <w:rFonts w:ascii="Times New Roman" w:eastAsia="Times New Roman" w:hAnsi="Times New Roman" w:cs="Times New Roman"/>
          <w:b/>
          <w:bCs/>
          <w:i w:val="0"/>
          <w:iCs w:val="0"/>
          <w:sz w:val="22"/>
          <w:szCs w:val="22"/>
        </w:rPr>
      </w:pPr>
      <w:r w:rsidRPr="00ED625A">
        <w:rPr>
          <w:rFonts w:ascii="Times New Roman" w:eastAsia="Times New Roman" w:hAnsi="Times New Roman" w:cs="Times New Roman"/>
          <w:b/>
          <w:bCs/>
          <w:i w:val="0"/>
          <w:iCs w:val="0"/>
          <w:sz w:val="22"/>
          <w:szCs w:val="22"/>
        </w:rPr>
        <w:t>Interpretation and Recommendations</w:t>
      </w:r>
    </w:p>
    <w:p w14:paraId="0D46EDF0" w14:textId="77777777" w:rsidR="00ED625A" w:rsidRPr="00ED625A" w:rsidRDefault="00ED625A" w:rsidP="00ED625A">
      <w:pPr>
        <w:spacing w:after="0"/>
        <w:rPr>
          <w:rFonts w:ascii="Times New Roman" w:eastAsia="Times New Roman" w:hAnsi="Times New Roman" w:cs="Times New Roman"/>
          <w:i w:val="0"/>
          <w:iCs w:val="0"/>
          <w:sz w:val="22"/>
          <w:szCs w:val="22"/>
        </w:rPr>
      </w:pPr>
      <w:r w:rsidRPr="00ED625A">
        <w:rPr>
          <w:rFonts w:ascii="Times New Roman" w:eastAsia="Times New Roman" w:hAnsi="Times New Roman" w:cs="Times New Roman"/>
          <w:i w:val="0"/>
          <w:iCs w:val="0"/>
          <w:sz w:val="22"/>
          <w:szCs w:val="22"/>
        </w:rPr>
        <w:t>The model demonstrates excellent capability in identifying both high and low-risk transactions with nearly perfect metrics in these categories. However, the performance in identifying moderate-risk transactions, although good, suggests potential areas for improvement. Given the lower precision and recall in the moderate-risk category:</w:t>
      </w:r>
    </w:p>
    <w:p w14:paraId="7522CF03" w14:textId="77777777" w:rsidR="00ED625A" w:rsidRPr="00ED625A" w:rsidRDefault="00ED625A" w:rsidP="00ED625A">
      <w:pPr>
        <w:numPr>
          <w:ilvl w:val="0"/>
          <w:numId w:val="30"/>
        </w:numPr>
        <w:spacing w:after="0"/>
        <w:rPr>
          <w:rFonts w:ascii="Times New Roman" w:eastAsia="Times New Roman" w:hAnsi="Times New Roman" w:cs="Times New Roman"/>
          <w:i w:val="0"/>
          <w:iCs w:val="0"/>
          <w:sz w:val="22"/>
          <w:szCs w:val="22"/>
        </w:rPr>
      </w:pPr>
      <w:r w:rsidRPr="00ED625A">
        <w:rPr>
          <w:rFonts w:ascii="Times New Roman" w:eastAsia="Times New Roman" w:hAnsi="Times New Roman" w:cs="Times New Roman"/>
          <w:b/>
          <w:bCs/>
          <w:i w:val="0"/>
          <w:iCs w:val="0"/>
          <w:sz w:val="22"/>
          <w:szCs w:val="22"/>
        </w:rPr>
        <w:t>Data Enrichment:</w:t>
      </w:r>
      <w:r w:rsidRPr="00ED625A">
        <w:rPr>
          <w:rFonts w:ascii="Times New Roman" w:eastAsia="Times New Roman" w:hAnsi="Times New Roman" w:cs="Times New Roman"/>
          <w:i w:val="0"/>
          <w:iCs w:val="0"/>
          <w:sz w:val="22"/>
          <w:szCs w:val="22"/>
        </w:rPr>
        <w:t xml:space="preserve"> Consider augmenting the dataset with more moderate-risk samples or additional features that could help distinguish this class more clearly.</w:t>
      </w:r>
    </w:p>
    <w:p w14:paraId="536C9ED6" w14:textId="77777777" w:rsidR="00ED625A" w:rsidRPr="00ED625A" w:rsidRDefault="00ED625A" w:rsidP="00ED625A">
      <w:pPr>
        <w:numPr>
          <w:ilvl w:val="0"/>
          <w:numId w:val="30"/>
        </w:numPr>
        <w:spacing w:after="0"/>
        <w:rPr>
          <w:rFonts w:ascii="Times New Roman" w:eastAsia="Times New Roman" w:hAnsi="Times New Roman" w:cs="Times New Roman"/>
          <w:i w:val="0"/>
          <w:iCs w:val="0"/>
          <w:sz w:val="22"/>
          <w:szCs w:val="22"/>
        </w:rPr>
      </w:pPr>
      <w:r w:rsidRPr="00ED625A">
        <w:rPr>
          <w:rFonts w:ascii="Times New Roman" w:eastAsia="Times New Roman" w:hAnsi="Times New Roman" w:cs="Times New Roman"/>
          <w:b/>
          <w:bCs/>
          <w:i w:val="0"/>
          <w:iCs w:val="0"/>
          <w:sz w:val="22"/>
          <w:szCs w:val="22"/>
        </w:rPr>
        <w:t>Model Tuning:</w:t>
      </w:r>
      <w:r w:rsidRPr="00ED625A">
        <w:rPr>
          <w:rFonts w:ascii="Times New Roman" w:eastAsia="Times New Roman" w:hAnsi="Times New Roman" w:cs="Times New Roman"/>
          <w:i w:val="0"/>
          <w:iCs w:val="0"/>
          <w:sz w:val="22"/>
          <w:szCs w:val="22"/>
        </w:rPr>
        <w:t xml:space="preserve"> Experiment with model parameters or try advanced algorithms that might capture the complexity of moderate-risk transactions better.</w:t>
      </w:r>
    </w:p>
    <w:p w14:paraId="091659D4" w14:textId="77777777" w:rsidR="00ED625A" w:rsidRPr="00ED625A" w:rsidRDefault="00ED625A" w:rsidP="00ED625A">
      <w:pPr>
        <w:numPr>
          <w:ilvl w:val="0"/>
          <w:numId w:val="30"/>
        </w:numPr>
        <w:spacing w:after="0"/>
        <w:rPr>
          <w:rFonts w:ascii="Times New Roman" w:eastAsia="Times New Roman" w:hAnsi="Times New Roman" w:cs="Times New Roman"/>
          <w:i w:val="0"/>
          <w:iCs w:val="0"/>
          <w:sz w:val="22"/>
          <w:szCs w:val="22"/>
        </w:rPr>
      </w:pPr>
      <w:r w:rsidRPr="00ED625A">
        <w:rPr>
          <w:rFonts w:ascii="Times New Roman" w:eastAsia="Times New Roman" w:hAnsi="Times New Roman" w:cs="Times New Roman"/>
          <w:b/>
          <w:bCs/>
          <w:i w:val="0"/>
          <w:iCs w:val="0"/>
          <w:sz w:val="22"/>
          <w:szCs w:val="22"/>
        </w:rPr>
        <w:t>Feature Engineering:</w:t>
      </w:r>
      <w:r w:rsidRPr="00ED625A">
        <w:rPr>
          <w:rFonts w:ascii="Times New Roman" w:eastAsia="Times New Roman" w:hAnsi="Times New Roman" w:cs="Times New Roman"/>
          <w:i w:val="0"/>
          <w:iCs w:val="0"/>
          <w:sz w:val="22"/>
          <w:szCs w:val="22"/>
        </w:rPr>
        <w:t xml:space="preserve"> Reassess the input features for potential enhancements or transformations to improve model sensitivity to moderate-risk characteristics.</w:t>
      </w:r>
    </w:p>
    <w:p w14:paraId="3980C493" w14:textId="77777777" w:rsidR="00ED625A" w:rsidRPr="00ED625A" w:rsidRDefault="00ED625A" w:rsidP="00ED625A">
      <w:pPr>
        <w:spacing w:after="0"/>
        <w:rPr>
          <w:rFonts w:ascii="Times New Roman" w:eastAsia="Times New Roman" w:hAnsi="Times New Roman" w:cs="Times New Roman"/>
          <w:b/>
          <w:bCs/>
          <w:i w:val="0"/>
          <w:iCs w:val="0"/>
          <w:sz w:val="22"/>
          <w:szCs w:val="22"/>
        </w:rPr>
      </w:pPr>
      <w:r w:rsidRPr="00ED625A">
        <w:rPr>
          <w:rFonts w:ascii="Times New Roman" w:eastAsia="Times New Roman" w:hAnsi="Times New Roman" w:cs="Times New Roman"/>
          <w:b/>
          <w:bCs/>
          <w:i w:val="0"/>
          <w:iCs w:val="0"/>
          <w:sz w:val="22"/>
          <w:szCs w:val="22"/>
        </w:rPr>
        <w:t>Conclusion</w:t>
      </w:r>
    </w:p>
    <w:p w14:paraId="1C021BD6" w14:textId="77777777" w:rsidR="00ED625A" w:rsidRDefault="00ED625A" w:rsidP="00ED625A">
      <w:pPr>
        <w:spacing w:after="0"/>
        <w:rPr>
          <w:rFonts w:ascii="Times New Roman" w:eastAsia="Times New Roman" w:hAnsi="Times New Roman" w:cs="Times New Roman"/>
          <w:i w:val="0"/>
          <w:iCs w:val="0"/>
          <w:sz w:val="22"/>
          <w:szCs w:val="22"/>
        </w:rPr>
      </w:pPr>
      <w:r w:rsidRPr="00ED625A">
        <w:rPr>
          <w:rFonts w:ascii="Times New Roman" w:eastAsia="Times New Roman" w:hAnsi="Times New Roman" w:cs="Times New Roman"/>
          <w:i w:val="0"/>
          <w:iCs w:val="0"/>
          <w:sz w:val="22"/>
          <w:szCs w:val="22"/>
        </w:rPr>
        <w:t>The logistic regression model has proven to be highly effective for classifying metaverse transactions with respect to their risk levels, particularly for high and low-risk categories. With targeted improvements, particularly around the moderate-risk category, the model's utility and accuracy could be further enhanced.</w:t>
      </w:r>
    </w:p>
    <w:p w14:paraId="085F3F62" w14:textId="77777777" w:rsidR="007A6BFF" w:rsidRDefault="007A6BFF" w:rsidP="00ED625A">
      <w:pPr>
        <w:spacing w:after="0"/>
        <w:rPr>
          <w:rFonts w:ascii="Times New Roman" w:eastAsia="Times New Roman" w:hAnsi="Times New Roman" w:cs="Times New Roman"/>
          <w:i w:val="0"/>
          <w:iCs w:val="0"/>
          <w:sz w:val="22"/>
          <w:szCs w:val="22"/>
        </w:rPr>
      </w:pPr>
    </w:p>
    <w:p w14:paraId="3AC3F6C9" w14:textId="77777777" w:rsidR="00C53212" w:rsidRDefault="00C53212" w:rsidP="00C00AE5">
      <w:pPr>
        <w:spacing w:after="0"/>
        <w:rPr>
          <w:rFonts w:ascii="Times New Roman" w:eastAsia="Times New Roman" w:hAnsi="Times New Roman" w:cs="Times New Roman"/>
          <w:b/>
          <w:bCs/>
          <w:i w:val="0"/>
          <w:iCs w:val="0"/>
          <w:sz w:val="22"/>
          <w:szCs w:val="22"/>
        </w:rPr>
      </w:pPr>
    </w:p>
    <w:p w14:paraId="3142B391" w14:textId="77777777" w:rsidR="00C53212" w:rsidRDefault="00C53212" w:rsidP="00C00AE5">
      <w:pPr>
        <w:spacing w:after="0"/>
        <w:rPr>
          <w:rFonts w:ascii="Times New Roman" w:eastAsia="Times New Roman" w:hAnsi="Times New Roman" w:cs="Times New Roman"/>
          <w:b/>
          <w:bCs/>
          <w:i w:val="0"/>
          <w:iCs w:val="0"/>
          <w:sz w:val="22"/>
          <w:szCs w:val="22"/>
        </w:rPr>
      </w:pPr>
    </w:p>
    <w:p w14:paraId="0E5F48F6" w14:textId="77777777" w:rsidR="00C53212" w:rsidRDefault="00C53212" w:rsidP="00C00AE5">
      <w:pPr>
        <w:spacing w:after="0"/>
        <w:rPr>
          <w:rFonts w:ascii="Times New Roman" w:eastAsia="Times New Roman" w:hAnsi="Times New Roman" w:cs="Times New Roman"/>
          <w:b/>
          <w:bCs/>
          <w:i w:val="0"/>
          <w:iCs w:val="0"/>
          <w:sz w:val="22"/>
          <w:szCs w:val="22"/>
        </w:rPr>
      </w:pPr>
    </w:p>
    <w:p w14:paraId="2FA0127D" w14:textId="77777777" w:rsidR="00C53212" w:rsidRDefault="00C53212" w:rsidP="00C00AE5">
      <w:pPr>
        <w:spacing w:after="0"/>
        <w:rPr>
          <w:rFonts w:ascii="Times New Roman" w:eastAsia="Times New Roman" w:hAnsi="Times New Roman" w:cs="Times New Roman"/>
          <w:b/>
          <w:bCs/>
          <w:i w:val="0"/>
          <w:iCs w:val="0"/>
          <w:sz w:val="22"/>
          <w:szCs w:val="22"/>
        </w:rPr>
      </w:pPr>
    </w:p>
    <w:p w14:paraId="23444757" w14:textId="77777777" w:rsidR="00C53212" w:rsidRDefault="00C53212" w:rsidP="00C00AE5">
      <w:pPr>
        <w:spacing w:after="0"/>
        <w:rPr>
          <w:rFonts w:ascii="Times New Roman" w:eastAsia="Times New Roman" w:hAnsi="Times New Roman" w:cs="Times New Roman"/>
          <w:b/>
          <w:bCs/>
          <w:i w:val="0"/>
          <w:iCs w:val="0"/>
          <w:sz w:val="22"/>
          <w:szCs w:val="22"/>
        </w:rPr>
      </w:pPr>
    </w:p>
    <w:p w14:paraId="5BDF6CDD" w14:textId="77777777" w:rsidR="00C53212" w:rsidRDefault="00C53212" w:rsidP="00C00AE5">
      <w:pPr>
        <w:spacing w:after="0"/>
        <w:rPr>
          <w:rFonts w:ascii="Times New Roman" w:eastAsia="Times New Roman" w:hAnsi="Times New Roman" w:cs="Times New Roman"/>
          <w:b/>
          <w:bCs/>
          <w:i w:val="0"/>
          <w:iCs w:val="0"/>
          <w:sz w:val="22"/>
          <w:szCs w:val="22"/>
        </w:rPr>
      </w:pPr>
    </w:p>
    <w:p w14:paraId="77467B16" w14:textId="77777777" w:rsidR="00C53212" w:rsidRDefault="00C53212" w:rsidP="00C00AE5">
      <w:pPr>
        <w:spacing w:after="0"/>
        <w:rPr>
          <w:rFonts w:ascii="Times New Roman" w:eastAsia="Times New Roman" w:hAnsi="Times New Roman" w:cs="Times New Roman"/>
          <w:b/>
          <w:bCs/>
          <w:i w:val="0"/>
          <w:iCs w:val="0"/>
          <w:sz w:val="22"/>
          <w:szCs w:val="22"/>
        </w:rPr>
      </w:pPr>
    </w:p>
    <w:p w14:paraId="4E764A08" w14:textId="77777777" w:rsidR="00C53212" w:rsidRDefault="00C53212" w:rsidP="00C00AE5">
      <w:pPr>
        <w:spacing w:after="0"/>
        <w:rPr>
          <w:rFonts w:ascii="Times New Roman" w:eastAsia="Times New Roman" w:hAnsi="Times New Roman" w:cs="Times New Roman"/>
          <w:b/>
          <w:bCs/>
          <w:i w:val="0"/>
          <w:iCs w:val="0"/>
          <w:sz w:val="22"/>
          <w:szCs w:val="22"/>
        </w:rPr>
      </w:pPr>
    </w:p>
    <w:p w14:paraId="2CE6AC08" w14:textId="77777777" w:rsidR="00C53212" w:rsidRDefault="00C53212" w:rsidP="00C00AE5">
      <w:pPr>
        <w:spacing w:after="0"/>
        <w:rPr>
          <w:rFonts w:ascii="Times New Roman" w:eastAsia="Times New Roman" w:hAnsi="Times New Roman" w:cs="Times New Roman"/>
          <w:b/>
          <w:bCs/>
          <w:i w:val="0"/>
          <w:iCs w:val="0"/>
          <w:sz w:val="22"/>
          <w:szCs w:val="22"/>
        </w:rPr>
      </w:pPr>
    </w:p>
    <w:p w14:paraId="647B97B5" w14:textId="77777777" w:rsidR="00C53212" w:rsidRDefault="00C53212" w:rsidP="00C00AE5">
      <w:pPr>
        <w:spacing w:after="0"/>
        <w:rPr>
          <w:rFonts w:ascii="Times New Roman" w:eastAsia="Times New Roman" w:hAnsi="Times New Roman" w:cs="Times New Roman"/>
          <w:b/>
          <w:bCs/>
          <w:i w:val="0"/>
          <w:iCs w:val="0"/>
          <w:sz w:val="22"/>
          <w:szCs w:val="22"/>
        </w:rPr>
      </w:pPr>
    </w:p>
    <w:p w14:paraId="1845FFF7" w14:textId="286276FD" w:rsidR="00606A2F" w:rsidRDefault="00C00AE5" w:rsidP="00C00AE5">
      <w:pPr>
        <w:spacing w:after="0"/>
        <w:rPr>
          <w:rFonts w:ascii="Times New Roman" w:eastAsia="Times New Roman" w:hAnsi="Times New Roman" w:cs="Times New Roman"/>
          <w:b/>
          <w:bCs/>
          <w:i w:val="0"/>
          <w:iCs w:val="0"/>
          <w:sz w:val="22"/>
          <w:szCs w:val="22"/>
        </w:rPr>
      </w:pPr>
      <w:r w:rsidRPr="00C00AE5">
        <w:rPr>
          <w:rFonts w:ascii="Times New Roman" w:eastAsia="Times New Roman" w:hAnsi="Times New Roman" w:cs="Times New Roman"/>
          <w:b/>
          <w:bCs/>
          <w:i w:val="0"/>
          <w:iCs w:val="0"/>
          <w:sz w:val="22"/>
          <w:szCs w:val="22"/>
        </w:rPr>
        <w:lastRenderedPageBreak/>
        <w:t>Supervised Learning Model</w:t>
      </w:r>
      <w:r>
        <w:rPr>
          <w:rFonts w:ascii="Times New Roman" w:eastAsia="Times New Roman" w:hAnsi="Times New Roman" w:cs="Times New Roman"/>
          <w:b/>
          <w:bCs/>
          <w:i w:val="0"/>
          <w:iCs w:val="0"/>
          <w:sz w:val="22"/>
          <w:szCs w:val="22"/>
        </w:rPr>
        <w:t>s</w:t>
      </w:r>
      <w:r w:rsidRPr="00C00AE5">
        <w:rPr>
          <w:rFonts w:ascii="Times New Roman" w:eastAsia="Times New Roman" w:hAnsi="Times New Roman" w:cs="Times New Roman"/>
          <w:b/>
          <w:bCs/>
          <w:i w:val="0"/>
          <w:iCs w:val="0"/>
          <w:sz w:val="22"/>
          <w:szCs w:val="22"/>
        </w:rPr>
        <w:t xml:space="preserve"> Comparison for Fraudulent Transaction Identification</w:t>
      </w:r>
      <w:r w:rsidR="00606A2F" w:rsidRPr="00C00AE5">
        <w:rPr>
          <w:rFonts w:ascii="Times New Roman" w:eastAsia="Times New Roman" w:hAnsi="Times New Roman" w:cs="Times New Roman"/>
          <w:b/>
          <w:bCs/>
          <w:i w:val="0"/>
          <w:iCs w:val="0"/>
          <w:sz w:val="22"/>
          <w:szCs w:val="22"/>
        </w:rPr>
        <w:t>:</w:t>
      </w:r>
    </w:p>
    <w:p w14:paraId="0247B426" w14:textId="3EDFE671" w:rsidR="006A4CCC" w:rsidRDefault="006A4CCC" w:rsidP="00C00AE5">
      <w:pPr>
        <w:spacing w:after="0"/>
        <w:rPr>
          <w:rFonts w:ascii="Times New Roman" w:eastAsia="Times New Roman" w:hAnsi="Times New Roman" w:cs="Times New Roman"/>
          <w:b/>
          <w:bCs/>
          <w:i w:val="0"/>
          <w:iCs w:val="0"/>
          <w:sz w:val="22"/>
          <w:szCs w:val="22"/>
        </w:rPr>
      </w:pPr>
      <w:r w:rsidRPr="006A4CCC">
        <w:rPr>
          <w:rFonts w:ascii="Times New Roman" w:eastAsia="Times New Roman" w:hAnsi="Times New Roman" w:cs="Times New Roman"/>
          <w:b/>
          <w:bCs/>
          <w:i w:val="0"/>
          <w:iCs w:val="0"/>
          <w:sz w:val="22"/>
          <w:szCs w:val="22"/>
        </w:rPr>
        <w:t xml:space="preserve">1. </w:t>
      </w:r>
      <w:r w:rsidR="00F55F49">
        <w:rPr>
          <w:rFonts w:ascii="Times New Roman" w:eastAsia="Times New Roman" w:hAnsi="Times New Roman" w:cs="Times New Roman"/>
          <w:b/>
          <w:bCs/>
          <w:i w:val="0"/>
          <w:iCs w:val="0"/>
          <w:sz w:val="22"/>
          <w:szCs w:val="22"/>
        </w:rPr>
        <w:t xml:space="preserve">Random Forest </w:t>
      </w:r>
      <w:r w:rsidRPr="006A4CCC">
        <w:rPr>
          <w:rFonts w:ascii="Times New Roman" w:eastAsia="Times New Roman" w:hAnsi="Times New Roman" w:cs="Times New Roman"/>
          <w:b/>
          <w:bCs/>
          <w:i w:val="0"/>
          <w:iCs w:val="0"/>
          <w:sz w:val="22"/>
          <w:szCs w:val="22"/>
        </w:rPr>
        <w:t>Classifier:</w:t>
      </w:r>
    </w:p>
    <w:p w14:paraId="3BA119F4" w14:textId="77777777" w:rsidR="00D771B6" w:rsidRDefault="00D771B6" w:rsidP="00C00AE5">
      <w:pPr>
        <w:spacing w:after="0"/>
        <w:rPr>
          <w:rFonts w:ascii="Times New Roman" w:eastAsia="Times New Roman" w:hAnsi="Times New Roman" w:cs="Times New Roman"/>
          <w:b/>
          <w:bCs/>
          <w:i w:val="0"/>
          <w:iCs w:val="0"/>
          <w:sz w:val="22"/>
          <w:szCs w:val="22"/>
        </w:rPr>
      </w:pPr>
      <w:r w:rsidRPr="00D771B6">
        <w:rPr>
          <w:rFonts w:ascii="Times New Roman" w:eastAsia="Times New Roman" w:hAnsi="Times New Roman" w:cs="Times New Roman"/>
          <w:b/>
          <w:bCs/>
          <w:i w:val="0"/>
          <w:iCs w:val="0"/>
          <w:sz w:val="22"/>
          <w:szCs w:val="22"/>
        </w:rPr>
        <w:t xml:space="preserve">Model Description: </w:t>
      </w:r>
    </w:p>
    <w:p w14:paraId="0D82A286" w14:textId="37703DFF" w:rsidR="00D771B6" w:rsidRDefault="00D771B6" w:rsidP="00C00AE5">
      <w:pPr>
        <w:spacing w:after="0"/>
        <w:rPr>
          <w:rFonts w:ascii="Times New Roman" w:eastAsia="Times New Roman" w:hAnsi="Times New Roman" w:cs="Times New Roman"/>
          <w:i w:val="0"/>
          <w:iCs w:val="0"/>
          <w:sz w:val="22"/>
          <w:szCs w:val="22"/>
        </w:rPr>
      </w:pPr>
      <w:r w:rsidRPr="00D771B6">
        <w:rPr>
          <w:rFonts w:ascii="Times New Roman" w:eastAsia="Times New Roman" w:hAnsi="Times New Roman" w:cs="Times New Roman"/>
          <w:i w:val="0"/>
          <w:iCs w:val="0"/>
          <w:sz w:val="22"/>
          <w:szCs w:val="22"/>
        </w:rPr>
        <w:t>A Random Forest Classifier is an ensemble learning method that builds multiple decision trees and aggregates their predictions to improve accuracy and generalization.</w:t>
      </w:r>
    </w:p>
    <w:p w14:paraId="3CF7ADDF" w14:textId="77777777" w:rsidR="00710D48" w:rsidRDefault="00710D48" w:rsidP="00C00AE5">
      <w:pPr>
        <w:spacing w:after="0"/>
        <w:rPr>
          <w:rFonts w:ascii="Times New Roman" w:eastAsia="Times New Roman" w:hAnsi="Times New Roman" w:cs="Times New Roman"/>
          <w:i w:val="0"/>
          <w:iCs w:val="0"/>
          <w:sz w:val="22"/>
          <w:szCs w:val="22"/>
        </w:rPr>
      </w:pPr>
    </w:p>
    <w:p w14:paraId="41EC2B98" w14:textId="1E7A5EFB" w:rsidR="00710D48" w:rsidRDefault="00710D48" w:rsidP="00710D48">
      <w:pPr>
        <w:spacing w:after="0"/>
        <w:rPr>
          <w:rFonts w:ascii="Times New Roman" w:eastAsia="Times New Roman" w:hAnsi="Times New Roman" w:cs="Times New Roman"/>
          <w:b/>
          <w:i w:val="0"/>
          <w:sz w:val="22"/>
          <w:szCs w:val="22"/>
        </w:rPr>
      </w:pPr>
      <w:r w:rsidRPr="006A433B">
        <w:rPr>
          <w:rFonts w:ascii="Times New Roman" w:eastAsia="Times New Roman" w:hAnsi="Times New Roman" w:cs="Times New Roman"/>
          <w:b/>
          <w:i w:val="0"/>
          <w:sz w:val="22"/>
          <w:szCs w:val="22"/>
        </w:rPr>
        <w:t>Model Training:</w:t>
      </w:r>
    </w:p>
    <w:p w14:paraId="1C513ABE" w14:textId="5C8A38BF" w:rsidR="00710D48" w:rsidRPr="007736A0" w:rsidRDefault="00710D48" w:rsidP="00710D48">
      <w:pPr>
        <w:spacing w:after="0"/>
        <w:rPr>
          <w:rFonts w:ascii="Times New Roman" w:eastAsia="Times New Roman" w:hAnsi="Times New Roman" w:cs="Times New Roman"/>
          <w:i w:val="0"/>
          <w:sz w:val="22"/>
          <w:szCs w:val="22"/>
        </w:rPr>
      </w:pPr>
      <w:r w:rsidRPr="006A433B">
        <w:rPr>
          <w:rFonts w:ascii="Times New Roman" w:eastAsia="Times New Roman" w:hAnsi="Times New Roman" w:cs="Times New Roman"/>
          <w:i w:val="0"/>
          <w:sz w:val="22"/>
          <w:szCs w:val="22"/>
        </w:rPr>
        <w:t xml:space="preserve">A </w:t>
      </w:r>
      <w:r>
        <w:rPr>
          <w:rFonts w:ascii="Times New Roman" w:eastAsia="Times New Roman" w:hAnsi="Times New Roman" w:cs="Times New Roman"/>
          <w:i w:val="0"/>
          <w:sz w:val="22"/>
          <w:szCs w:val="22"/>
        </w:rPr>
        <w:t>basic Random Forest Classification</w:t>
      </w:r>
      <w:r w:rsidRPr="006A433B">
        <w:rPr>
          <w:rFonts w:ascii="Times New Roman" w:eastAsia="Times New Roman" w:hAnsi="Times New Roman" w:cs="Times New Roman"/>
          <w:i w:val="0"/>
          <w:sz w:val="22"/>
          <w:szCs w:val="22"/>
        </w:rPr>
        <w:t xml:space="preserve"> model is initialized and trained on the processed training data</w:t>
      </w:r>
      <w:r>
        <w:rPr>
          <w:rFonts w:ascii="Times New Roman" w:eastAsia="Times New Roman" w:hAnsi="Times New Roman" w:cs="Times New Roman"/>
          <w:i w:val="0"/>
          <w:sz w:val="22"/>
          <w:szCs w:val="22"/>
        </w:rPr>
        <w:t xml:space="preserve">. </w:t>
      </w:r>
    </w:p>
    <w:p w14:paraId="78E1473B" w14:textId="77777777" w:rsidR="00D771B6" w:rsidRDefault="00D771B6" w:rsidP="00C00AE5">
      <w:pPr>
        <w:spacing w:after="0"/>
        <w:rPr>
          <w:rFonts w:ascii="Times New Roman" w:eastAsia="Times New Roman" w:hAnsi="Times New Roman" w:cs="Times New Roman"/>
          <w:i w:val="0"/>
          <w:iCs w:val="0"/>
          <w:sz w:val="22"/>
          <w:szCs w:val="22"/>
        </w:rPr>
      </w:pPr>
    </w:p>
    <w:p w14:paraId="2C3606DD" w14:textId="1914DA5C" w:rsidR="00710D48" w:rsidRPr="00710D48" w:rsidRDefault="00710D48" w:rsidP="00C00AE5">
      <w:pPr>
        <w:spacing w:after="0"/>
        <w:rPr>
          <w:rFonts w:ascii="Times New Roman" w:eastAsia="Times New Roman" w:hAnsi="Times New Roman" w:cs="Times New Roman"/>
          <w:b/>
          <w:bCs/>
          <w:i w:val="0"/>
          <w:iCs w:val="0"/>
          <w:sz w:val="22"/>
          <w:szCs w:val="22"/>
        </w:rPr>
      </w:pPr>
      <w:r w:rsidRPr="00710D48">
        <w:rPr>
          <w:rFonts w:ascii="Times New Roman" w:eastAsia="Times New Roman" w:hAnsi="Times New Roman" w:cs="Times New Roman"/>
          <w:b/>
          <w:bCs/>
          <w:i w:val="0"/>
          <w:iCs w:val="0"/>
          <w:sz w:val="22"/>
          <w:szCs w:val="22"/>
        </w:rPr>
        <w:t>Random Forest:</w:t>
      </w:r>
    </w:p>
    <w:p w14:paraId="70FB20B5" w14:textId="64179798" w:rsidR="00291D11" w:rsidRDefault="00F55F49" w:rsidP="007736A0">
      <w:pPr>
        <w:spacing w:after="0"/>
        <w:rPr>
          <w:rFonts w:ascii="Times New Roman" w:eastAsia="Times New Roman" w:hAnsi="Times New Roman" w:cs="Times New Roman"/>
          <w:b/>
          <w:bCs/>
          <w:i w:val="0"/>
          <w:iCs w:val="0"/>
          <w:sz w:val="22"/>
          <w:szCs w:val="22"/>
        </w:rPr>
      </w:pPr>
      <w:r w:rsidRPr="00F55F49">
        <w:rPr>
          <w:rFonts w:ascii="Times New Roman" w:eastAsia="Times New Roman" w:hAnsi="Times New Roman" w:cs="Times New Roman"/>
          <w:b/>
          <w:bCs/>
          <w:i w:val="0"/>
          <w:iCs w:val="0"/>
          <w:noProof/>
          <w:sz w:val="22"/>
          <w:szCs w:val="22"/>
        </w:rPr>
        <w:drawing>
          <wp:inline distT="0" distB="0" distL="0" distR="0" wp14:anchorId="276FBD40" wp14:editId="6DA236C4">
            <wp:extent cx="6858000" cy="1609090"/>
            <wp:effectExtent l="0" t="0" r="0" b="0"/>
            <wp:docPr id="169833475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34754" name="Picture 1" descr="A screenshot of a computer code&#10;&#10;Description automatically generated"/>
                    <pic:cNvPicPr/>
                  </pic:nvPicPr>
                  <pic:blipFill>
                    <a:blip r:embed="rId25"/>
                    <a:stretch>
                      <a:fillRect/>
                    </a:stretch>
                  </pic:blipFill>
                  <pic:spPr>
                    <a:xfrm>
                      <a:off x="0" y="0"/>
                      <a:ext cx="6858000" cy="1609090"/>
                    </a:xfrm>
                    <a:prstGeom prst="rect">
                      <a:avLst/>
                    </a:prstGeom>
                  </pic:spPr>
                </pic:pic>
              </a:graphicData>
            </a:graphic>
          </wp:inline>
        </w:drawing>
      </w:r>
    </w:p>
    <w:p w14:paraId="219D9A55" w14:textId="3D30A0FC" w:rsidR="00526DAC" w:rsidRDefault="00526DAC" w:rsidP="007736A0">
      <w:pPr>
        <w:spacing w:after="0"/>
        <w:rPr>
          <w:rFonts w:ascii="Times New Roman" w:eastAsia="Times New Roman" w:hAnsi="Times New Roman" w:cs="Times New Roman"/>
          <w:i w:val="0"/>
          <w:sz w:val="22"/>
          <w:szCs w:val="22"/>
        </w:rPr>
      </w:pPr>
      <w:r>
        <w:rPr>
          <w:rFonts w:ascii="Times New Roman" w:eastAsia="Times New Roman" w:hAnsi="Times New Roman" w:cs="Times New Roman"/>
          <w:i w:val="0"/>
          <w:sz w:val="22"/>
          <w:szCs w:val="22"/>
        </w:rPr>
        <w:t xml:space="preserve">It has returned an accuracy of 100%. As this model is without any hyperparameter tuning it is returning perfect accuracy and trying to overfit the data. To address this </w:t>
      </w:r>
      <w:proofErr w:type="gramStart"/>
      <w:r>
        <w:rPr>
          <w:rFonts w:ascii="Times New Roman" w:eastAsia="Times New Roman" w:hAnsi="Times New Roman" w:cs="Times New Roman"/>
          <w:i w:val="0"/>
          <w:sz w:val="22"/>
          <w:szCs w:val="22"/>
        </w:rPr>
        <w:t>issue</w:t>
      </w:r>
      <w:proofErr w:type="gramEnd"/>
      <w:r>
        <w:rPr>
          <w:rFonts w:ascii="Times New Roman" w:eastAsia="Times New Roman" w:hAnsi="Times New Roman" w:cs="Times New Roman"/>
          <w:i w:val="0"/>
          <w:sz w:val="22"/>
          <w:szCs w:val="22"/>
        </w:rPr>
        <w:t xml:space="preserve"> we performed a model with grid-search with hyperparameter tuning that</w:t>
      </w:r>
      <w:r w:rsidR="009859A2">
        <w:rPr>
          <w:rFonts w:ascii="Times New Roman" w:eastAsia="Times New Roman" w:hAnsi="Times New Roman" w:cs="Times New Roman"/>
          <w:i w:val="0"/>
          <w:sz w:val="22"/>
          <w:szCs w:val="22"/>
        </w:rPr>
        <w:t xml:space="preserve"> </w:t>
      </w:r>
      <w:r w:rsidRPr="007736A0">
        <w:rPr>
          <w:rFonts w:ascii="Times New Roman" w:eastAsia="Times New Roman" w:hAnsi="Times New Roman" w:cs="Times New Roman"/>
          <w:i w:val="0"/>
          <w:sz w:val="22"/>
          <w:szCs w:val="22"/>
        </w:rPr>
        <w:t xml:space="preserve">performs hyperparameter tuning using </w:t>
      </w:r>
      <w:proofErr w:type="spellStart"/>
      <w:r w:rsidRPr="007736A0">
        <w:rPr>
          <w:rFonts w:ascii="Times New Roman" w:eastAsia="Times New Roman" w:hAnsi="Times New Roman" w:cs="Times New Roman"/>
          <w:i w:val="0"/>
          <w:sz w:val="22"/>
          <w:szCs w:val="22"/>
        </w:rPr>
        <w:t>GridSearchCV</w:t>
      </w:r>
      <w:proofErr w:type="spellEnd"/>
      <w:r>
        <w:rPr>
          <w:rFonts w:ascii="Times New Roman" w:eastAsia="Times New Roman" w:hAnsi="Times New Roman" w:cs="Times New Roman"/>
          <w:i w:val="0"/>
          <w:sz w:val="22"/>
          <w:szCs w:val="22"/>
        </w:rPr>
        <w:t>.</w:t>
      </w:r>
    </w:p>
    <w:p w14:paraId="232F0468" w14:textId="77777777" w:rsidR="00526DAC" w:rsidRPr="00710D48" w:rsidRDefault="00526DAC" w:rsidP="007736A0">
      <w:pPr>
        <w:spacing w:after="0"/>
        <w:rPr>
          <w:rFonts w:ascii="Times New Roman" w:eastAsia="Times New Roman" w:hAnsi="Times New Roman" w:cs="Times New Roman"/>
          <w:b/>
          <w:bCs/>
          <w:i w:val="0"/>
          <w:iCs w:val="0"/>
          <w:sz w:val="22"/>
          <w:szCs w:val="22"/>
        </w:rPr>
      </w:pPr>
    </w:p>
    <w:p w14:paraId="381AB42B" w14:textId="343BB0D1" w:rsidR="007736A0" w:rsidRPr="00710D48" w:rsidRDefault="007736A0" w:rsidP="007736A0">
      <w:pPr>
        <w:spacing w:after="0"/>
        <w:rPr>
          <w:rFonts w:ascii="Times New Roman" w:eastAsia="Times New Roman" w:hAnsi="Times New Roman" w:cs="Times New Roman"/>
          <w:b/>
          <w:bCs/>
          <w:i w:val="0"/>
          <w:sz w:val="22"/>
          <w:szCs w:val="22"/>
        </w:rPr>
      </w:pPr>
      <w:proofErr w:type="spellStart"/>
      <w:r w:rsidRPr="00710D48">
        <w:rPr>
          <w:rFonts w:ascii="Times New Roman" w:eastAsia="Times New Roman" w:hAnsi="Times New Roman" w:cs="Times New Roman"/>
          <w:b/>
          <w:bCs/>
          <w:i w:val="0"/>
          <w:sz w:val="22"/>
          <w:szCs w:val="22"/>
        </w:rPr>
        <w:t>GridSearchCV</w:t>
      </w:r>
      <w:proofErr w:type="spellEnd"/>
      <w:r w:rsidRPr="00710D48">
        <w:rPr>
          <w:rFonts w:ascii="Times New Roman" w:eastAsia="Times New Roman" w:hAnsi="Times New Roman" w:cs="Times New Roman"/>
          <w:b/>
          <w:bCs/>
          <w:i w:val="0"/>
          <w:sz w:val="22"/>
          <w:szCs w:val="22"/>
        </w:rPr>
        <w:t xml:space="preserve"> for Random Forest:</w:t>
      </w:r>
    </w:p>
    <w:p w14:paraId="554FB599" w14:textId="205E4AB9" w:rsidR="008826A6" w:rsidRDefault="008826A6" w:rsidP="007736A0">
      <w:pPr>
        <w:spacing w:after="0"/>
        <w:rPr>
          <w:rFonts w:ascii="Times New Roman" w:eastAsia="Times New Roman" w:hAnsi="Times New Roman" w:cs="Times New Roman"/>
          <w:i w:val="0"/>
          <w:sz w:val="22"/>
          <w:szCs w:val="22"/>
        </w:rPr>
      </w:pPr>
      <w:r w:rsidRPr="008826A6">
        <w:rPr>
          <w:rFonts w:ascii="Times New Roman" w:eastAsia="Times New Roman" w:hAnsi="Times New Roman" w:cs="Times New Roman"/>
          <w:i w:val="0"/>
          <w:noProof/>
          <w:sz w:val="22"/>
          <w:szCs w:val="22"/>
        </w:rPr>
        <w:drawing>
          <wp:inline distT="0" distB="0" distL="0" distR="0" wp14:anchorId="5C655BF2" wp14:editId="7C46DCE1">
            <wp:extent cx="6858000" cy="3609340"/>
            <wp:effectExtent l="0" t="0" r="0" b="0"/>
            <wp:docPr id="7594696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69651" name="Picture 1" descr="A screenshot of a computer program&#10;&#10;Description automatically generated"/>
                    <pic:cNvPicPr/>
                  </pic:nvPicPr>
                  <pic:blipFill>
                    <a:blip r:embed="rId26"/>
                    <a:stretch>
                      <a:fillRect/>
                    </a:stretch>
                  </pic:blipFill>
                  <pic:spPr>
                    <a:xfrm>
                      <a:off x="0" y="0"/>
                      <a:ext cx="6858000" cy="3609340"/>
                    </a:xfrm>
                    <a:prstGeom prst="rect">
                      <a:avLst/>
                    </a:prstGeom>
                  </pic:spPr>
                </pic:pic>
              </a:graphicData>
            </a:graphic>
          </wp:inline>
        </w:drawing>
      </w:r>
    </w:p>
    <w:p w14:paraId="58F18409" w14:textId="7AB02E03" w:rsidR="007736A0" w:rsidRPr="007736A0" w:rsidRDefault="007736A0" w:rsidP="007736A0">
      <w:pPr>
        <w:spacing w:after="0"/>
        <w:rPr>
          <w:rFonts w:ascii="Times New Roman" w:eastAsia="Times New Roman" w:hAnsi="Times New Roman" w:cs="Times New Roman"/>
          <w:i w:val="0"/>
          <w:sz w:val="22"/>
          <w:szCs w:val="22"/>
        </w:rPr>
      </w:pPr>
      <w:r w:rsidRPr="007736A0">
        <w:rPr>
          <w:rFonts w:ascii="Times New Roman" w:eastAsia="Times New Roman" w:hAnsi="Times New Roman" w:cs="Times New Roman"/>
          <w:i w:val="0"/>
          <w:sz w:val="22"/>
          <w:szCs w:val="22"/>
        </w:rPr>
        <w:t xml:space="preserve">The </w:t>
      </w:r>
      <w:proofErr w:type="spellStart"/>
      <w:r w:rsidRPr="007736A0">
        <w:rPr>
          <w:rFonts w:ascii="Times New Roman" w:eastAsia="Times New Roman" w:hAnsi="Times New Roman" w:cs="Times New Roman"/>
          <w:i w:val="0"/>
          <w:sz w:val="22"/>
          <w:szCs w:val="22"/>
        </w:rPr>
        <w:t>GridSearchCV</w:t>
      </w:r>
      <w:proofErr w:type="spellEnd"/>
      <w:r w:rsidRPr="007736A0">
        <w:rPr>
          <w:rFonts w:ascii="Times New Roman" w:eastAsia="Times New Roman" w:hAnsi="Times New Roman" w:cs="Times New Roman"/>
          <w:i w:val="0"/>
          <w:sz w:val="22"/>
          <w:szCs w:val="22"/>
        </w:rPr>
        <w:t xml:space="preserve"> is used to search for the best combination of hyperparameters (</w:t>
      </w:r>
      <w:proofErr w:type="spellStart"/>
      <w:r w:rsidRPr="007736A0">
        <w:rPr>
          <w:rFonts w:ascii="Times New Roman" w:eastAsia="Times New Roman" w:hAnsi="Times New Roman" w:cs="Times New Roman"/>
          <w:i w:val="0"/>
          <w:sz w:val="22"/>
          <w:szCs w:val="22"/>
        </w:rPr>
        <w:t>n_estimators</w:t>
      </w:r>
      <w:proofErr w:type="spellEnd"/>
      <w:r w:rsidRPr="007736A0">
        <w:rPr>
          <w:rFonts w:ascii="Times New Roman" w:eastAsia="Times New Roman" w:hAnsi="Times New Roman" w:cs="Times New Roman"/>
          <w:i w:val="0"/>
          <w:sz w:val="22"/>
          <w:szCs w:val="22"/>
        </w:rPr>
        <w:t xml:space="preserve"> and </w:t>
      </w:r>
      <w:proofErr w:type="spellStart"/>
      <w:r w:rsidRPr="007736A0">
        <w:rPr>
          <w:rFonts w:ascii="Times New Roman" w:eastAsia="Times New Roman" w:hAnsi="Times New Roman" w:cs="Times New Roman"/>
          <w:i w:val="0"/>
          <w:sz w:val="22"/>
          <w:szCs w:val="22"/>
        </w:rPr>
        <w:t>max_depth</w:t>
      </w:r>
      <w:proofErr w:type="spellEnd"/>
      <w:r w:rsidRPr="007736A0">
        <w:rPr>
          <w:rFonts w:ascii="Times New Roman" w:eastAsia="Times New Roman" w:hAnsi="Times New Roman" w:cs="Times New Roman"/>
          <w:i w:val="0"/>
          <w:sz w:val="22"/>
          <w:szCs w:val="22"/>
        </w:rPr>
        <w:t>) for the Random Forest model.</w:t>
      </w:r>
      <w:r w:rsidR="008826A6">
        <w:rPr>
          <w:rFonts w:ascii="Times New Roman" w:eastAsia="Times New Roman" w:hAnsi="Times New Roman" w:cs="Times New Roman"/>
          <w:i w:val="0"/>
          <w:sz w:val="22"/>
          <w:szCs w:val="22"/>
        </w:rPr>
        <w:t xml:space="preserve"> </w:t>
      </w:r>
      <w:r w:rsidRPr="007736A0">
        <w:rPr>
          <w:rFonts w:ascii="Times New Roman" w:eastAsia="Times New Roman" w:hAnsi="Times New Roman" w:cs="Times New Roman"/>
          <w:i w:val="0"/>
          <w:sz w:val="22"/>
          <w:szCs w:val="22"/>
        </w:rPr>
        <w:t xml:space="preserve">The parameter grid specifies different values for </w:t>
      </w:r>
      <w:proofErr w:type="spellStart"/>
      <w:r w:rsidRPr="007736A0">
        <w:rPr>
          <w:rFonts w:ascii="Times New Roman" w:eastAsia="Times New Roman" w:hAnsi="Times New Roman" w:cs="Times New Roman"/>
          <w:i w:val="0"/>
          <w:sz w:val="22"/>
          <w:szCs w:val="22"/>
        </w:rPr>
        <w:t>n_estimators</w:t>
      </w:r>
      <w:proofErr w:type="spellEnd"/>
      <w:r w:rsidRPr="007736A0">
        <w:rPr>
          <w:rFonts w:ascii="Times New Roman" w:eastAsia="Times New Roman" w:hAnsi="Times New Roman" w:cs="Times New Roman"/>
          <w:i w:val="0"/>
          <w:sz w:val="22"/>
          <w:szCs w:val="22"/>
        </w:rPr>
        <w:t xml:space="preserve"> (50, 100, 200) and </w:t>
      </w:r>
      <w:proofErr w:type="spellStart"/>
      <w:r w:rsidRPr="007736A0">
        <w:rPr>
          <w:rFonts w:ascii="Times New Roman" w:eastAsia="Times New Roman" w:hAnsi="Times New Roman" w:cs="Times New Roman"/>
          <w:i w:val="0"/>
          <w:sz w:val="22"/>
          <w:szCs w:val="22"/>
        </w:rPr>
        <w:t>max_depth</w:t>
      </w:r>
      <w:proofErr w:type="spellEnd"/>
      <w:r w:rsidRPr="007736A0">
        <w:rPr>
          <w:rFonts w:ascii="Times New Roman" w:eastAsia="Times New Roman" w:hAnsi="Times New Roman" w:cs="Times New Roman"/>
          <w:i w:val="0"/>
          <w:sz w:val="22"/>
          <w:szCs w:val="22"/>
        </w:rPr>
        <w:t xml:space="preserve"> (3, 5, 7).</w:t>
      </w:r>
      <w:r w:rsidR="002F561A">
        <w:rPr>
          <w:rFonts w:ascii="Times New Roman" w:eastAsia="Times New Roman" w:hAnsi="Times New Roman" w:cs="Times New Roman"/>
          <w:i w:val="0"/>
          <w:sz w:val="22"/>
          <w:szCs w:val="22"/>
        </w:rPr>
        <w:t xml:space="preserve"> </w:t>
      </w:r>
      <w:r w:rsidRPr="007736A0">
        <w:rPr>
          <w:rFonts w:ascii="Times New Roman" w:eastAsia="Times New Roman" w:hAnsi="Times New Roman" w:cs="Times New Roman"/>
          <w:i w:val="0"/>
          <w:sz w:val="22"/>
          <w:szCs w:val="22"/>
        </w:rPr>
        <w:t>The cv parameter is set to 5 for 5-fold cross-validation.</w:t>
      </w:r>
      <w:r w:rsidR="002F561A">
        <w:rPr>
          <w:rFonts w:ascii="Times New Roman" w:eastAsia="Times New Roman" w:hAnsi="Times New Roman" w:cs="Times New Roman"/>
          <w:i w:val="0"/>
          <w:sz w:val="22"/>
          <w:szCs w:val="22"/>
        </w:rPr>
        <w:t xml:space="preserve"> </w:t>
      </w:r>
    </w:p>
    <w:p w14:paraId="7026749E" w14:textId="77777777" w:rsidR="008826A6" w:rsidRDefault="008826A6" w:rsidP="007736A0">
      <w:pPr>
        <w:spacing w:after="0"/>
        <w:rPr>
          <w:rFonts w:ascii="Times New Roman" w:eastAsia="Times New Roman" w:hAnsi="Times New Roman" w:cs="Times New Roman"/>
          <w:i w:val="0"/>
          <w:sz w:val="22"/>
          <w:szCs w:val="22"/>
        </w:rPr>
      </w:pPr>
    </w:p>
    <w:p w14:paraId="561C807F" w14:textId="77777777" w:rsidR="002F561A" w:rsidRDefault="002F561A" w:rsidP="007736A0">
      <w:pPr>
        <w:spacing w:after="0"/>
        <w:rPr>
          <w:rFonts w:ascii="Times New Roman" w:eastAsia="Times New Roman" w:hAnsi="Times New Roman" w:cs="Times New Roman"/>
          <w:b/>
          <w:bCs/>
          <w:i w:val="0"/>
          <w:sz w:val="22"/>
          <w:szCs w:val="22"/>
        </w:rPr>
      </w:pPr>
    </w:p>
    <w:p w14:paraId="44633FD6" w14:textId="4983889B" w:rsidR="007736A0" w:rsidRPr="008826A6" w:rsidRDefault="007736A0" w:rsidP="007736A0">
      <w:pPr>
        <w:spacing w:after="0"/>
        <w:rPr>
          <w:rFonts w:ascii="Times New Roman" w:eastAsia="Times New Roman" w:hAnsi="Times New Roman" w:cs="Times New Roman"/>
          <w:b/>
          <w:bCs/>
          <w:i w:val="0"/>
          <w:sz w:val="22"/>
          <w:szCs w:val="22"/>
        </w:rPr>
      </w:pPr>
      <w:r w:rsidRPr="008826A6">
        <w:rPr>
          <w:rFonts w:ascii="Times New Roman" w:eastAsia="Times New Roman" w:hAnsi="Times New Roman" w:cs="Times New Roman"/>
          <w:b/>
          <w:bCs/>
          <w:i w:val="0"/>
          <w:sz w:val="22"/>
          <w:szCs w:val="22"/>
        </w:rPr>
        <w:lastRenderedPageBreak/>
        <w:t>Best Parameters and Best Score:</w:t>
      </w:r>
    </w:p>
    <w:p w14:paraId="1C366DC8" w14:textId="2FC3841E" w:rsidR="007736A0" w:rsidRPr="007736A0" w:rsidRDefault="007736A0" w:rsidP="007736A0">
      <w:pPr>
        <w:spacing w:after="0"/>
        <w:rPr>
          <w:rFonts w:ascii="Times New Roman" w:eastAsia="Times New Roman" w:hAnsi="Times New Roman" w:cs="Times New Roman"/>
          <w:i w:val="0"/>
          <w:sz w:val="22"/>
          <w:szCs w:val="22"/>
        </w:rPr>
      </w:pPr>
      <w:r w:rsidRPr="007736A0">
        <w:rPr>
          <w:rFonts w:ascii="Times New Roman" w:eastAsia="Times New Roman" w:hAnsi="Times New Roman" w:cs="Times New Roman"/>
          <w:i w:val="0"/>
          <w:sz w:val="22"/>
          <w:szCs w:val="22"/>
        </w:rPr>
        <w:t xml:space="preserve">After fitting the </w:t>
      </w:r>
      <w:proofErr w:type="spellStart"/>
      <w:r w:rsidRPr="007736A0">
        <w:rPr>
          <w:rFonts w:ascii="Times New Roman" w:eastAsia="Times New Roman" w:hAnsi="Times New Roman" w:cs="Times New Roman"/>
          <w:i w:val="0"/>
          <w:sz w:val="22"/>
          <w:szCs w:val="22"/>
        </w:rPr>
        <w:t>GridSearchCV</w:t>
      </w:r>
      <w:proofErr w:type="spellEnd"/>
      <w:r w:rsidRPr="007736A0">
        <w:rPr>
          <w:rFonts w:ascii="Times New Roman" w:eastAsia="Times New Roman" w:hAnsi="Times New Roman" w:cs="Times New Roman"/>
          <w:i w:val="0"/>
          <w:sz w:val="22"/>
          <w:szCs w:val="22"/>
        </w:rPr>
        <w:t xml:space="preserve"> object to the training data (</w:t>
      </w:r>
      <w:proofErr w:type="spellStart"/>
      <w:r w:rsidRPr="007736A0">
        <w:rPr>
          <w:rFonts w:ascii="Times New Roman" w:eastAsia="Times New Roman" w:hAnsi="Times New Roman" w:cs="Times New Roman"/>
          <w:i w:val="0"/>
          <w:sz w:val="22"/>
          <w:szCs w:val="22"/>
        </w:rPr>
        <w:t>X_train</w:t>
      </w:r>
      <w:proofErr w:type="spellEnd"/>
      <w:r w:rsidRPr="007736A0">
        <w:rPr>
          <w:rFonts w:ascii="Times New Roman" w:eastAsia="Times New Roman" w:hAnsi="Times New Roman" w:cs="Times New Roman"/>
          <w:i w:val="0"/>
          <w:sz w:val="22"/>
          <w:szCs w:val="22"/>
        </w:rPr>
        <w:t xml:space="preserve">, </w:t>
      </w:r>
      <w:proofErr w:type="spellStart"/>
      <w:r w:rsidRPr="007736A0">
        <w:rPr>
          <w:rFonts w:ascii="Times New Roman" w:eastAsia="Times New Roman" w:hAnsi="Times New Roman" w:cs="Times New Roman"/>
          <w:i w:val="0"/>
          <w:sz w:val="22"/>
          <w:szCs w:val="22"/>
        </w:rPr>
        <w:t>y_train</w:t>
      </w:r>
      <w:proofErr w:type="spellEnd"/>
      <w:r w:rsidRPr="007736A0">
        <w:rPr>
          <w:rFonts w:ascii="Times New Roman" w:eastAsia="Times New Roman" w:hAnsi="Times New Roman" w:cs="Times New Roman"/>
          <w:i w:val="0"/>
          <w:sz w:val="22"/>
          <w:szCs w:val="22"/>
        </w:rPr>
        <w:t>), the best parameters (</w:t>
      </w:r>
      <w:proofErr w:type="spellStart"/>
      <w:r w:rsidRPr="007736A0">
        <w:rPr>
          <w:rFonts w:ascii="Times New Roman" w:eastAsia="Times New Roman" w:hAnsi="Times New Roman" w:cs="Times New Roman"/>
          <w:i w:val="0"/>
          <w:sz w:val="22"/>
          <w:szCs w:val="22"/>
        </w:rPr>
        <w:t>best_params</w:t>
      </w:r>
      <w:proofErr w:type="spellEnd"/>
      <w:r w:rsidRPr="007736A0">
        <w:rPr>
          <w:rFonts w:ascii="Times New Roman" w:eastAsia="Times New Roman" w:hAnsi="Times New Roman" w:cs="Times New Roman"/>
          <w:i w:val="0"/>
          <w:sz w:val="22"/>
          <w:szCs w:val="22"/>
        </w:rPr>
        <w:t>) and best score (</w:t>
      </w:r>
      <w:proofErr w:type="spellStart"/>
      <w:r w:rsidRPr="007736A0">
        <w:rPr>
          <w:rFonts w:ascii="Times New Roman" w:eastAsia="Times New Roman" w:hAnsi="Times New Roman" w:cs="Times New Roman"/>
          <w:i w:val="0"/>
          <w:sz w:val="22"/>
          <w:szCs w:val="22"/>
        </w:rPr>
        <w:t>best_score</w:t>
      </w:r>
      <w:proofErr w:type="spellEnd"/>
      <w:r w:rsidRPr="007736A0">
        <w:rPr>
          <w:rFonts w:ascii="Times New Roman" w:eastAsia="Times New Roman" w:hAnsi="Times New Roman" w:cs="Times New Roman"/>
          <w:i w:val="0"/>
          <w:sz w:val="22"/>
          <w:szCs w:val="22"/>
        </w:rPr>
        <w:t>) are obtained.</w:t>
      </w:r>
      <w:r w:rsidR="008826A6">
        <w:rPr>
          <w:rFonts w:ascii="Times New Roman" w:eastAsia="Times New Roman" w:hAnsi="Times New Roman" w:cs="Times New Roman"/>
          <w:i w:val="0"/>
          <w:sz w:val="22"/>
          <w:szCs w:val="22"/>
        </w:rPr>
        <w:t xml:space="preserve"> </w:t>
      </w:r>
      <w:r w:rsidRPr="007736A0">
        <w:rPr>
          <w:rFonts w:ascii="Times New Roman" w:eastAsia="Times New Roman" w:hAnsi="Times New Roman" w:cs="Times New Roman"/>
          <w:i w:val="0"/>
          <w:sz w:val="22"/>
          <w:szCs w:val="22"/>
        </w:rPr>
        <w:t>In this case, the best parameters are {'</w:t>
      </w:r>
      <w:proofErr w:type="spellStart"/>
      <w:r w:rsidRPr="007736A0">
        <w:rPr>
          <w:rFonts w:ascii="Times New Roman" w:eastAsia="Times New Roman" w:hAnsi="Times New Roman" w:cs="Times New Roman"/>
          <w:i w:val="0"/>
          <w:sz w:val="22"/>
          <w:szCs w:val="22"/>
        </w:rPr>
        <w:t>max_depth</w:t>
      </w:r>
      <w:proofErr w:type="spellEnd"/>
      <w:r w:rsidRPr="007736A0">
        <w:rPr>
          <w:rFonts w:ascii="Times New Roman" w:eastAsia="Times New Roman" w:hAnsi="Times New Roman" w:cs="Times New Roman"/>
          <w:i w:val="0"/>
          <w:sz w:val="22"/>
          <w:szCs w:val="22"/>
        </w:rPr>
        <w:t>': 7, '</w:t>
      </w:r>
      <w:proofErr w:type="spellStart"/>
      <w:r w:rsidRPr="007736A0">
        <w:rPr>
          <w:rFonts w:ascii="Times New Roman" w:eastAsia="Times New Roman" w:hAnsi="Times New Roman" w:cs="Times New Roman"/>
          <w:i w:val="0"/>
          <w:sz w:val="22"/>
          <w:szCs w:val="22"/>
        </w:rPr>
        <w:t>n_estimators</w:t>
      </w:r>
      <w:proofErr w:type="spellEnd"/>
      <w:r w:rsidRPr="007736A0">
        <w:rPr>
          <w:rFonts w:ascii="Times New Roman" w:eastAsia="Times New Roman" w:hAnsi="Times New Roman" w:cs="Times New Roman"/>
          <w:i w:val="0"/>
          <w:sz w:val="22"/>
          <w:szCs w:val="22"/>
        </w:rPr>
        <w:t xml:space="preserve">': 200} </w:t>
      </w:r>
    </w:p>
    <w:p w14:paraId="6F1E420F" w14:textId="77777777" w:rsidR="007736A0" w:rsidRDefault="007736A0" w:rsidP="007736A0">
      <w:pPr>
        <w:spacing w:after="0"/>
        <w:rPr>
          <w:rFonts w:ascii="Times New Roman" w:eastAsia="Times New Roman" w:hAnsi="Times New Roman" w:cs="Times New Roman"/>
          <w:b/>
          <w:bCs/>
          <w:i w:val="0"/>
          <w:sz w:val="22"/>
          <w:szCs w:val="22"/>
        </w:rPr>
      </w:pPr>
      <w:r w:rsidRPr="008826A6">
        <w:rPr>
          <w:rFonts w:ascii="Times New Roman" w:eastAsia="Times New Roman" w:hAnsi="Times New Roman" w:cs="Times New Roman"/>
          <w:b/>
          <w:bCs/>
          <w:i w:val="0"/>
          <w:sz w:val="22"/>
          <w:szCs w:val="22"/>
        </w:rPr>
        <w:t>Model Evaluation:</w:t>
      </w:r>
    </w:p>
    <w:p w14:paraId="7506FFAD" w14:textId="51F4E3FA" w:rsidR="00734238" w:rsidRPr="008826A6" w:rsidRDefault="00C47AC8" w:rsidP="007736A0">
      <w:pPr>
        <w:spacing w:after="0"/>
        <w:rPr>
          <w:rFonts w:ascii="Times New Roman" w:eastAsia="Times New Roman" w:hAnsi="Times New Roman" w:cs="Times New Roman"/>
          <w:b/>
          <w:bCs/>
          <w:i w:val="0"/>
          <w:sz w:val="22"/>
          <w:szCs w:val="22"/>
        </w:rPr>
      </w:pPr>
      <w:r w:rsidRPr="00C47AC8">
        <w:rPr>
          <w:rFonts w:ascii="Times New Roman" w:eastAsia="Times New Roman" w:hAnsi="Times New Roman" w:cs="Times New Roman"/>
          <w:b/>
          <w:bCs/>
          <w:i w:val="0"/>
          <w:noProof/>
          <w:sz w:val="22"/>
          <w:szCs w:val="22"/>
        </w:rPr>
        <w:drawing>
          <wp:anchor distT="0" distB="0" distL="114300" distR="114300" simplePos="0" relativeHeight="251659266" behindDoc="0" locked="0" layoutInCell="1" allowOverlap="1" wp14:anchorId="3AA9695D" wp14:editId="1C13B04E">
            <wp:simplePos x="0" y="0"/>
            <wp:positionH relativeFrom="column">
              <wp:posOffset>3212123</wp:posOffset>
            </wp:positionH>
            <wp:positionV relativeFrom="paragraph">
              <wp:posOffset>46795</wp:posOffset>
            </wp:positionV>
            <wp:extent cx="3618770" cy="2397369"/>
            <wp:effectExtent l="0" t="0" r="1270" b="3175"/>
            <wp:wrapNone/>
            <wp:docPr id="1732725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25360"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47794" cy="2416597"/>
                    </a:xfrm>
                    <a:prstGeom prst="rect">
                      <a:avLst/>
                    </a:prstGeom>
                  </pic:spPr>
                </pic:pic>
              </a:graphicData>
            </a:graphic>
            <wp14:sizeRelH relativeFrom="margin">
              <wp14:pctWidth>0</wp14:pctWidth>
            </wp14:sizeRelH>
            <wp14:sizeRelV relativeFrom="margin">
              <wp14:pctHeight>0</wp14:pctHeight>
            </wp14:sizeRelV>
          </wp:anchor>
        </w:drawing>
      </w:r>
      <w:r w:rsidR="00734238" w:rsidRPr="00734238">
        <w:rPr>
          <w:rFonts w:ascii="Times New Roman" w:eastAsia="Times New Roman" w:hAnsi="Times New Roman" w:cs="Times New Roman"/>
          <w:b/>
          <w:bCs/>
          <w:i w:val="0"/>
          <w:noProof/>
          <w:sz w:val="22"/>
          <w:szCs w:val="22"/>
        </w:rPr>
        <w:drawing>
          <wp:inline distT="0" distB="0" distL="0" distR="0" wp14:anchorId="232AB581" wp14:editId="5F5D13D4">
            <wp:extent cx="3060225" cy="2520462"/>
            <wp:effectExtent l="0" t="0" r="6985" b="0"/>
            <wp:docPr id="147747475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74756" name="Picture 1" descr="A screenshot of a computer code&#10;&#10;Description automatically generated"/>
                    <pic:cNvPicPr/>
                  </pic:nvPicPr>
                  <pic:blipFill>
                    <a:blip r:embed="rId28"/>
                    <a:stretch>
                      <a:fillRect/>
                    </a:stretch>
                  </pic:blipFill>
                  <pic:spPr>
                    <a:xfrm>
                      <a:off x="0" y="0"/>
                      <a:ext cx="3074441" cy="2532171"/>
                    </a:xfrm>
                    <a:prstGeom prst="rect">
                      <a:avLst/>
                    </a:prstGeom>
                  </pic:spPr>
                </pic:pic>
              </a:graphicData>
            </a:graphic>
          </wp:inline>
        </w:drawing>
      </w:r>
      <w:r w:rsidRPr="00C47AC8">
        <w:rPr>
          <w:noProof/>
        </w:rPr>
        <w:t xml:space="preserve"> </w:t>
      </w:r>
    </w:p>
    <w:p w14:paraId="5FE919D5" w14:textId="1629ACA2" w:rsidR="00C47AC8" w:rsidRDefault="007736A0" w:rsidP="007736A0">
      <w:pPr>
        <w:spacing w:after="0"/>
        <w:rPr>
          <w:rFonts w:ascii="Times New Roman" w:eastAsia="Times New Roman" w:hAnsi="Times New Roman" w:cs="Times New Roman"/>
          <w:i w:val="0"/>
          <w:sz w:val="22"/>
          <w:szCs w:val="22"/>
        </w:rPr>
      </w:pPr>
      <w:r w:rsidRPr="007736A0">
        <w:rPr>
          <w:rFonts w:ascii="Times New Roman" w:eastAsia="Times New Roman" w:hAnsi="Times New Roman" w:cs="Times New Roman"/>
          <w:i w:val="0"/>
          <w:sz w:val="22"/>
          <w:szCs w:val="22"/>
        </w:rPr>
        <w:t>Predictions are made on the test data (</w:t>
      </w:r>
      <w:proofErr w:type="spellStart"/>
      <w:r w:rsidRPr="007736A0">
        <w:rPr>
          <w:rFonts w:ascii="Times New Roman" w:eastAsia="Times New Roman" w:hAnsi="Times New Roman" w:cs="Times New Roman"/>
          <w:i w:val="0"/>
          <w:sz w:val="22"/>
          <w:szCs w:val="22"/>
        </w:rPr>
        <w:t>X_test</w:t>
      </w:r>
      <w:proofErr w:type="spellEnd"/>
      <w:r w:rsidRPr="007736A0">
        <w:rPr>
          <w:rFonts w:ascii="Times New Roman" w:eastAsia="Times New Roman" w:hAnsi="Times New Roman" w:cs="Times New Roman"/>
          <w:i w:val="0"/>
          <w:sz w:val="22"/>
          <w:szCs w:val="22"/>
        </w:rPr>
        <w:t xml:space="preserve">), and the test accuracy is calculated using </w:t>
      </w:r>
      <w:proofErr w:type="spellStart"/>
      <w:r w:rsidRPr="007736A0">
        <w:rPr>
          <w:rFonts w:ascii="Times New Roman" w:eastAsia="Times New Roman" w:hAnsi="Times New Roman" w:cs="Times New Roman"/>
          <w:i w:val="0"/>
          <w:sz w:val="22"/>
          <w:szCs w:val="22"/>
        </w:rPr>
        <w:t>accuracy_score</w:t>
      </w:r>
      <w:proofErr w:type="spellEnd"/>
      <w:r w:rsidRPr="007736A0">
        <w:rPr>
          <w:rFonts w:ascii="Times New Roman" w:eastAsia="Times New Roman" w:hAnsi="Times New Roman" w:cs="Times New Roman"/>
          <w:i w:val="0"/>
          <w:sz w:val="22"/>
          <w:szCs w:val="22"/>
        </w:rPr>
        <w:t>.</w:t>
      </w:r>
      <w:r w:rsidR="00C47AC8">
        <w:rPr>
          <w:rFonts w:ascii="Times New Roman" w:eastAsia="Times New Roman" w:hAnsi="Times New Roman" w:cs="Times New Roman"/>
          <w:i w:val="0"/>
          <w:sz w:val="22"/>
          <w:szCs w:val="22"/>
        </w:rPr>
        <w:t xml:space="preserve"> </w:t>
      </w:r>
      <w:r w:rsidRPr="007736A0">
        <w:rPr>
          <w:rFonts w:ascii="Times New Roman" w:eastAsia="Times New Roman" w:hAnsi="Times New Roman" w:cs="Times New Roman"/>
          <w:i w:val="0"/>
          <w:sz w:val="22"/>
          <w:szCs w:val="22"/>
        </w:rPr>
        <w:t>The test accuracy in this case is approximately 99.98%.</w:t>
      </w:r>
    </w:p>
    <w:p w14:paraId="6F750769" w14:textId="498073D9" w:rsidR="007736A0" w:rsidRPr="00C47AC8" w:rsidRDefault="007736A0" w:rsidP="007736A0">
      <w:pPr>
        <w:spacing w:after="0"/>
        <w:rPr>
          <w:rFonts w:ascii="Times New Roman" w:eastAsia="Times New Roman" w:hAnsi="Times New Roman" w:cs="Times New Roman"/>
          <w:b/>
          <w:bCs/>
          <w:i w:val="0"/>
          <w:sz w:val="22"/>
          <w:szCs w:val="22"/>
        </w:rPr>
      </w:pPr>
      <w:r w:rsidRPr="00C47AC8">
        <w:rPr>
          <w:rFonts w:ascii="Times New Roman" w:eastAsia="Times New Roman" w:hAnsi="Times New Roman" w:cs="Times New Roman"/>
          <w:b/>
          <w:bCs/>
          <w:i w:val="0"/>
          <w:sz w:val="22"/>
          <w:szCs w:val="22"/>
        </w:rPr>
        <w:t>Classification Report:</w:t>
      </w:r>
    </w:p>
    <w:p w14:paraId="37BC1675" w14:textId="7653F42D" w:rsidR="00CB1E33" w:rsidRPr="00C84A69" w:rsidRDefault="007736A0" w:rsidP="00CB1E33">
      <w:pPr>
        <w:spacing w:after="0"/>
        <w:rPr>
          <w:rFonts w:ascii="Times New Roman" w:eastAsia="Times New Roman" w:hAnsi="Times New Roman" w:cs="Times New Roman"/>
          <w:i w:val="0"/>
          <w:sz w:val="22"/>
          <w:szCs w:val="22"/>
        </w:rPr>
      </w:pPr>
      <w:r w:rsidRPr="007736A0">
        <w:rPr>
          <w:rFonts w:ascii="Times New Roman" w:eastAsia="Times New Roman" w:hAnsi="Times New Roman" w:cs="Times New Roman"/>
          <w:i w:val="0"/>
          <w:sz w:val="22"/>
          <w:szCs w:val="22"/>
        </w:rPr>
        <w:t xml:space="preserve">A classification report is generated using </w:t>
      </w:r>
      <w:proofErr w:type="spellStart"/>
      <w:r w:rsidRPr="007736A0">
        <w:rPr>
          <w:rFonts w:ascii="Times New Roman" w:eastAsia="Times New Roman" w:hAnsi="Times New Roman" w:cs="Times New Roman"/>
          <w:i w:val="0"/>
          <w:sz w:val="22"/>
          <w:szCs w:val="22"/>
        </w:rPr>
        <w:t>classification_report</w:t>
      </w:r>
      <w:proofErr w:type="spellEnd"/>
      <w:r w:rsidRPr="007736A0">
        <w:rPr>
          <w:rFonts w:ascii="Times New Roman" w:eastAsia="Times New Roman" w:hAnsi="Times New Roman" w:cs="Times New Roman"/>
          <w:i w:val="0"/>
          <w:sz w:val="22"/>
          <w:szCs w:val="22"/>
        </w:rPr>
        <w:t>, providing precision, recall, F1-score, and support for each class (</w:t>
      </w:r>
      <w:proofErr w:type="spellStart"/>
      <w:r w:rsidRPr="007736A0">
        <w:rPr>
          <w:rFonts w:ascii="Times New Roman" w:eastAsia="Times New Roman" w:hAnsi="Times New Roman" w:cs="Times New Roman"/>
          <w:i w:val="0"/>
          <w:sz w:val="22"/>
          <w:szCs w:val="22"/>
        </w:rPr>
        <w:t>high_risk</w:t>
      </w:r>
      <w:proofErr w:type="spellEnd"/>
      <w:r w:rsidRPr="007736A0">
        <w:rPr>
          <w:rFonts w:ascii="Times New Roman" w:eastAsia="Times New Roman" w:hAnsi="Times New Roman" w:cs="Times New Roman"/>
          <w:i w:val="0"/>
          <w:sz w:val="22"/>
          <w:szCs w:val="22"/>
        </w:rPr>
        <w:t xml:space="preserve">, </w:t>
      </w:r>
      <w:proofErr w:type="spellStart"/>
      <w:r w:rsidRPr="007736A0">
        <w:rPr>
          <w:rFonts w:ascii="Times New Roman" w:eastAsia="Times New Roman" w:hAnsi="Times New Roman" w:cs="Times New Roman"/>
          <w:i w:val="0"/>
          <w:sz w:val="22"/>
          <w:szCs w:val="22"/>
        </w:rPr>
        <w:t>low_risk</w:t>
      </w:r>
      <w:proofErr w:type="spellEnd"/>
      <w:r w:rsidRPr="007736A0">
        <w:rPr>
          <w:rFonts w:ascii="Times New Roman" w:eastAsia="Times New Roman" w:hAnsi="Times New Roman" w:cs="Times New Roman"/>
          <w:i w:val="0"/>
          <w:sz w:val="22"/>
          <w:szCs w:val="22"/>
        </w:rPr>
        <w:t xml:space="preserve">, </w:t>
      </w:r>
      <w:proofErr w:type="spellStart"/>
      <w:r w:rsidRPr="007736A0">
        <w:rPr>
          <w:rFonts w:ascii="Times New Roman" w:eastAsia="Times New Roman" w:hAnsi="Times New Roman" w:cs="Times New Roman"/>
          <w:i w:val="0"/>
          <w:sz w:val="22"/>
          <w:szCs w:val="22"/>
        </w:rPr>
        <w:t>moderate_risk</w:t>
      </w:r>
      <w:proofErr w:type="spellEnd"/>
      <w:r w:rsidRPr="007736A0">
        <w:rPr>
          <w:rFonts w:ascii="Times New Roman" w:eastAsia="Times New Roman" w:hAnsi="Times New Roman" w:cs="Times New Roman"/>
          <w:i w:val="0"/>
          <w:sz w:val="22"/>
          <w:szCs w:val="22"/>
        </w:rPr>
        <w:t>) as well as macro and weighted averages.</w:t>
      </w:r>
    </w:p>
    <w:p w14:paraId="60591F5E" w14:textId="77777777" w:rsidR="00D56EC0" w:rsidRDefault="00C84A69" w:rsidP="00C84A69">
      <w:pPr>
        <w:spacing w:after="0"/>
        <w:rPr>
          <w:rFonts w:ascii="Times New Roman" w:eastAsia="Times New Roman" w:hAnsi="Times New Roman" w:cs="Times New Roman"/>
          <w:i w:val="0"/>
          <w:sz w:val="22"/>
          <w:szCs w:val="22"/>
        </w:rPr>
      </w:pPr>
      <w:r w:rsidRPr="00C84A69">
        <w:rPr>
          <w:rFonts w:ascii="Times New Roman" w:eastAsia="Times New Roman" w:hAnsi="Times New Roman" w:cs="Times New Roman"/>
          <w:i w:val="0"/>
          <w:sz w:val="22"/>
          <w:szCs w:val="22"/>
        </w:rPr>
        <w:t xml:space="preserve"> transactions across different classes. </w:t>
      </w:r>
    </w:p>
    <w:p w14:paraId="2DB8B8DB" w14:textId="560411C4" w:rsidR="00C84A69" w:rsidRPr="00D56EC0" w:rsidRDefault="00D56EC0" w:rsidP="00C84A69">
      <w:pPr>
        <w:spacing w:after="0"/>
        <w:rPr>
          <w:rFonts w:ascii="Times New Roman" w:eastAsia="Times New Roman" w:hAnsi="Times New Roman" w:cs="Times New Roman"/>
          <w:b/>
          <w:bCs/>
          <w:i w:val="0"/>
        </w:rPr>
      </w:pPr>
      <w:r w:rsidRPr="00D56EC0">
        <w:rPr>
          <w:rFonts w:ascii="Times New Roman" w:eastAsia="Times New Roman" w:hAnsi="Times New Roman" w:cs="Times New Roman"/>
          <w:b/>
          <w:bCs/>
          <w:i w:val="0"/>
        </w:rPr>
        <w:t>K</w:t>
      </w:r>
      <w:r w:rsidR="00C84A69" w:rsidRPr="00D56EC0">
        <w:rPr>
          <w:rFonts w:ascii="Times New Roman" w:eastAsia="Times New Roman" w:hAnsi="Times New Roman" w:cs="Times New Roman"/>
          <w:b/>
          <w:bCs/>
          <w:i w:val="0"/>
        </w:rPr>
        <w:t>ey components of the report:</w:t>
      </w:r>
    </w:p>
    <w:p w14:paraId="76ADA4C2" w14:textId="77777777" w:rsidR="00D56EC0" w:rsidRDefault="00C84A69" w:rsidP="00D56EC0">
      <w:pPr>
        <w:pStyle w:val="ListParagraph"/>
        <w:numPr>
          <w:ilvl w:val="0"/>
          <w:numId w:val="35"/>
        </w:numPr>
        <w:spacing w:after="0"/>
        <w:rPr>
          <w:rFonts w:ascii="Times New Roman" w:eastAsia="Times New Roman" w:hAnsi="Times New Roman" w:cs="Times New Roman"/>
          <w:i w:val="0"/>
          <w:sz w:val="22"/>
          <w:szCs w:val="22"/>
        </w:rPr>
      </w:pPr>
      <w:r w:rsidRPr="00D56EC0">
        <w:rPr>
          <w:rFonts w:ascii="Times New Roman" w:eastAsia="Times New Roman" w:hAnsi="Times New Roman" w:cs="Times New Roman"/>
          <w:b/>
          <w:bCs/>
          <w:i w:val="0"/>
          <w:sz w:val="22"/>
          <w:szCs w:val="22"/>
        </w:rPr>
        <w:t>Precision:</w:t>
      </w:r>
      <w:r w:rsidRPr="00D56EC0">
        <w:rPr>
          <w:rFonts w:ascii="Times New Roman" w:eastAsia="Times New Roman" w:hAnsi="Times New Roman" w:cs="Times New Roman"/>
          <w:i w:val="0"/>
          <w:sz w:val="22"/>
          <w:szCs w:val="22"/>
        </w:rPr>
        <w:t xml:space="preserve"> This metric indicates the proportion of correctly predicted instances among all instances predicted as belonging to a particular class. </w:t>
      </w:r>
    </w:p>
    <w:p w14:paraId="6937F11A" w14:textId="76A0884D" w:rsidR="00C84A69" w:rsidRDefault="00C84A69" w:rsidP="009859A2">
      <w:pPr>
        <w:pStyle w:val="ListParagraph"/>
        <w:numPr>
          <w:ilvl w:val="2"/>
          <w:numId w:val="39"/>
        </w:numPr>
        <w:spacing w:after="0"/>
        <w:rPr>
          <w:rFonts w:ascii="Times New Roman" w:eastAsia="Times New Roman" w:hAnsi="Times New Roman" w:cs="Times New Roman"/>
          <w:i w:val="0"/>
          <w:sz w:val="22"/>
          <w:szCs w:val="22"/>
        </w:rPr>
      </w:pPr>
      <w:r w:rsidRPr="00F4284E">
        <w:rPr>
          <w:rFonts w:ascii="Times New Roman" w:eastAsia="Times New Roman" w:hAnsi="Times New Roman" w:cs="Times New Roman"/>
          <w:i w:val="0"/>
          <w:sz w:val="22"/>
          <w:szCs w:val="22"/>
        </w:rPr>
        <w:t>Class 0 (</w:t>
      </w:r>
      <w:proofErr w:type="spellStart"/>
      <w:r w:rsidRPr="00F4284E">
        <w:rPr>
          <w:rFonts w:ascii="Times New Roman" w:eastAsia="Times New Roman" w:hAnsi="Times New Roman" w:cs="Times New Roman"/>
          <w:i w:val="0"/>
          <w:sz w:val="22"/>
          <w:szCs w:val="22"/>
        </w:rPr>
        <w:t>high_risk</w:t>
      </w:r>
      <w:proofErr w:type="spellEnd"/>
      <w:r w:rsidRPr="00F4284E">
        <w:rPr>
          <w:rFonts w:ascii="Times New Roman" w:eastAsia="Times New Roman" w:hAnsi="Times New Roman" w:cs="Times New Roman"/>
          <w:i w:val="0"/>
          <w:sz w:val="22"/>
          <w:szCs w:val="22"/>
        </w:rPr>
        <w:t>): Precision of 100% indicates that all instances predicted as high risk were indeed high risk.</w:t>
      </w:r>
    </w:p>
    <w:p w14:paraId="22295401" w14:textId="2DA94D54" w:rsidR="00C84A69" w:rsidRPr="00873089" w:rsidRDefault="00C84A69" w:rsidP="009859A2">
      <w:pPr>
        <w:pStyle w:val="ListParagraph"/>
        <w:numPr>
          <w:ilvl w:val="2"/>
          <w:numId w:val="39"/>
        </w:numPr>
        <w:spacing w:after="0"/>
        <w:rPr>
          <w:rFonts w:ascii="Times New Roman" w:eastAsia="Times New Roman" w:hAnsi="Times New Roman" w:cs="Times New Roman"/>
          <w:i w:val="0"/>
          <w:sz w:val="22"/>
          <w:szCs w:val="22"/>
        </w:rPr>
      </w:pPr>
      <w:r w:rsidRPr="00873089">
        <w:rPr>
          <w:rFonts w:ascii="Times New Roman" w:eastAsia="Times New Roman" w:hAnsi="Times New Roman" w:cs="Times New Roman"/>
          <w:i w:val="0"/>
          <w:sz w:val="22"/>
          <w:szCs w:val="22"/>
        </w:rPr>
        <w:t>Class 1 (</w:t>
      </w:r>
      <w:proofErr w:type="spellStart"/>
      <w:r w:rsidRPr="00873089">
        <w:rPr>
          <w:rFonts w:ascii="Times New Roman" w:eastAsia="Times New Roman" w:hAnsi="Times New Roman" w:cs="Times New Roman"/>
          <w:i w:val="0"/>
          <w:sz w:val="22"/>
          <w:szCs w:val="22"/>
        </w:rPr>
        <w:t>low_risk</w:t>
      </w:r>
      <w:proofErr w:type="spellEnd"/>
      <w:r w:rsidRPr="00873089">
        <w:rPr>
          <w:rFonts w:ascii="Times New Roman" w:eastAsia="Times New Roman" w:hAnsi="Times New Roman" w:cs="Times New Roman"/>
          <w:i w:val="0"/>
          <w:sz w:val="22"/>
          <w:szCs w:val="22"/>
        </w:rPr>
        <w:t>): Precision of 99% indicates that 99% of instances predicted as low risk were actually low risk.</w:t>
      </w:r>
    </w:p>
    <w:p w14:paraId="268870DF" w14:textId="3966895A" w:rsidR="00C84A69" w:rsidRPr="00873089" w:rsidRDefault="00C84A69" w:rsidP="009859A2">
      <w:pPr>
        <w:pStyle w:val="ListParagraph"/>
        <w:numPr>
          <w:ilvl w:val="2"/>
          <w:numId w:val="39"/>
        </w:numPr>
        <w:spacing w:after="0"/>
        <w:rPr>
          <w:rFonts w:ascii="Times New Roman" w:eastAsia="Times New Roman" w:hAnsi="Times New Roman" w:cs="Times New Roman"/>
          <w:i w:val="0"/>
          <w:sz w:val="22"/>
          <w:szCs w:val="22"/>
        </w:rPr>
      </w:pPr>
      <w:r w:rsidRPr="00873089">
        <w:rPr>
          <w:rFonts w:ascii="Times New Roman" w:eastAsia="Times New Roman" w:hAnsi="Times New Roman" w:cs="Times New Roman"/>
          <w:i w:val="0"/>
          <w:sz w:val="22"/>
          <w:szCs w:val="22"/>
        </w:rPr>
        <w:t>Class 2 (</w:t>
      </w:r>
      <w:proofErr w:type="spellStart"/>
      <w:r w:rsidRPr="00873089">
        <w:rPr>
          <w:rFonts w:ascii="Times New Roman" w:eastAsia="Times New Roman" w:hAnsi="Times New Roman" w:cs="Times New Roman"/>
          <w:i w:val="0"/>
          <w:sz w:val="22"/>
          <w:szCs w:val="22"/>
        </w:rPr>
        <w:t>moderate_risk</w:t>
      </w:r>
      <w:proofErr w:type="spellEnd"/>
      <w:r w:rsidRPr="00873089">
        <w:rPr>
          <w:rFonts w:ascii="Times New Roman" w:eastAsia="Times New Roman" w:hAnsi="Times New Roman" w:cs="Times New Roman"/>
          <w:i w:val="0"/>
          <w:sz w:val="22"/>
          <w:szCs w:val="22"/>
        </w:rPr>
        <w:t>): Precision of 100% indicates that all instances predicted as moderate risk were indeed moderate risk.</w:t>
      </w:r>
    </w:p>
    <w:p w14:paraId="5B5EF1ED" w14:textId="487CF586" w:rsidR="00C84A69" w:rsidRPr="00873089" w:rsidRDefault="00C84A69" w:rsidP="00873089">
      <w:pPr>
        <w:pStyle w:val="ListParagraph"/>
        <w:numPr>
          <w:ilvl w:val="0"/>
          <w:numId w:val="35"/>
        </w:numPr>
        <w:spacing w:after="0"/>
        <w:rPr>
          <w:rFonts w:ascii="Times New Roman" w:eastAsia="Times New Roman" w:hAnsi="Times New Roman" w:cs="Times New Roman"/>
          <w:i w:val="0"/>
          <w:sz w:val="22"/>
          <w:szCs w:val="22"/>
        </w:rPr>
      </w:pPr>
      <w:r w:rsidRPr="00873089">
        <w:rPr>
          <w:rFonts w:ascii="Times New Roman" w:eastAsia="Times New Roman" w:hAnsi="Times New Roman" w:cs="Times New Roman"/>
          <w:b/>
          <w:bCs/>
          <w:i w:val="0"/>
          <w:sz w:val="22"/>
          <w:szCs w:val="22"/>
        </w:rPr>
        <w:t>Recall:</w:t>
      </w:r>
      <w:r w:rsidRPr="00873089">
        <w:rPr>
          <w:rFonts w:ascii="Times New Roman" w:eastAsia="Times New Roman" w:hAnsi="Times New Roman" w:cs="Times New Roman"/>
          <w:i w:val="0"/>
          <w:sz w:val="22"/>
          <w:szCs w:val="22"/>
        </w:rPr>
        <w:t xml:space="preserve"> This metric indicates the proportion of correctly predicted instances among all instances that belong to a particular class. </w:t>
      </w:r>
    </w:p>
    <w:p w14:paraId="647405E9" w14:textId="73C9C9DC" w:rsidR="00C84A69" w:rsidRPr="00873089" w:rsidRDefault="00C84A69" w:rsidP="009859A2">
      <w:pPr>
        <w:pStyle w:val="ListParagraph"/>
        <w:numPr>
          <w:ilvl w:val="2"/>
          <w:numId w:val="38"/>
        </w:numPr>
        <w:spacing w:after="0"/>
        <w:rPr>
          <w:rFonts w:ascii="Times New Roman" w:eastAsia="Times New Roman" w:hAnsi="Times New Roman" w:cs="Times New Roman"/>
          <w:i w:val="0"/>
          <w:sz w:val="22"/>
          <w:szCs w:val="22"/>
        </w:rPr>
      </w:pPr>
      <w:r w:rsidRPr="00873089">
        <w:rPr>
          <w:rFonts w:ascii="Times New Roman" w:eastAsia="Times New Roman" w:hAnsi="Times New Roman" w:cs="Times New Roman"/>
          <w:i w:val="0"/>
          <w:sz w:val="22"/>
          <w:szCs w:val="22"/>
        </w:rPr>
        <w:t>Class 0 (</w:t>
      </w:r>
      <w:proofErr w:type="spellStart"/>
      <w:r w:rsidRPr="00873089">
        <w:rPr>
          <w:rFonts w:ascii="Times New Roman" w:eastAsia="Times New Roman" w:hAnsi="Times New Roman" w:cs="Times New Roman"/>
          <w:i w:val="0"/>
          <w:sz w:val="22"/>
          <w:szCs w:val="22"/>
        </w:rPr>
        <w:t>high_risk</w:t>
      </w:r>
      <w:proofErr w:type="spellEnd"/>
      <w:r w:rsidRPr="00873089">
        <w:rPr>
          <w:rFonts w:ascii="Times New Roman" w:eastAsia="Times New Roman" w:hAnsi="Times New Roman" w:cs="Times New Roman"/>
          <w:i w:val="0"/>
          <w:sz w:val="22"/>
          <w:szCs w:val="22"/>
        </w:rPr>
        <w:t>): Recall of 100% indicates that all actual high-risk instances were correctly identified as high risk.</w:t>
      </w:r>
    </w:p>
    <w:p w14:paraId="52139C4D" w14:textId="73E2EF64" w:rsidR="00C84A69" w:rsidRPr="00873089" w:rsidRDefault="00C84A69" w:rsidP="009859A2">
      <w:pPr>
        <w:pStyle w:val="ListParagraph"/>
        <w:numPr>
          <w:ilvl w:val="2"/>
          <w:numId w:val="38"/>
        </w:numPr>
        <w:spacing w:after="0"/>
        <w:rPr>
          <w:rFonts w:ascii="Times New Roman" w:eastAsia="Times New Roman" w:hAnsi="Times New Roman" w:cs="Times New Roman"/>
          <w:i w:val="0"/>
          <w:sz w:val="22"/>
          <w:szCs w:val="22"/>
        </w:rPr>
      </w:pPr>
      <w:r w:rsidRPr="00873089">
        <w:rPr>
          <w:rFonts w:ascii="Times New Roman" w:eastAsia="Times New Roman" w:hAnsi="Times New Roman" w:cs="Times New Roman"/>
          <w:i w:val="0"/>
          <w:sz w:val="22"/>
          <w:szCs w:val="22"/>
        </w:rPr>
        <w:t>Class 1 (</w:t>
      </w:r>
      <w:proofErr w:type="spellStart"/>
      <w:r w:rsidRPr="00873089">
        <w:rPr>
          <w:rFonts w:ascii="Times New Roman" w:eastAsia="Times New Roman" w:hAnsi="Times New Roman" w:cs="Times New Roman"/>
          <w:i w:val="0"/>
          <w:sz w:val="22"/>
          <w:szCs w:val="22"/>
        </w:rPr>
        <w:t>low_risk</w:t>
      </w:r>
      <w:proofErr w:type="spellEnd"/>
      <w:r w:rsidRPr="00873089">
        <w:rPr>
          <w:rFonts w:ascii="Times New Roman" w:eastAsia="Times New Roman" w:hAnsi="Times New Roman" w:cs="Times New Roman"/>
          <w:i w:val="0"/>
          <w:sz w:val="22"/>
          <w:szCs w:val="22"/>
        </w:rPr>
        <w:t>): Recall of 100% indicates that all actual low-risk instances were correctly identified as low risk.</w:t>
      </w:r>
    </w:p>
    <w:p w14:paraId="55601BF3" w14:textId="71F061AD" w:rsidR="00C84A69" w:rsidRPr="00873089" w:rsidRDefault="00C84A69" w:rsidP="009859A2">
      <w:pPr>
        <w:pStyle w:val="ListParagraph"/>
        <w:numPr>
          <w:ilvl w:val="2"/>
          <w:numId w:val="38"/>
        </w:numPr>
        <w:spacing w:after="0"/>
        <w:rPr>
          <w:rFonts w:ascii="Times New Roman" w:eastAsia="Times New Roman" w:hAnsi="Times New Roman" w:cs="Times New Roman"/>
          <w:i w:val="0"/>
          <w:sz w:val="22"/>
          <w:szCs w:val="22"/>
        </w:rPr>
      </w:pPr>
      <w:r w:rsidRPr="00873089">
        <w:rPr>
          <w:rFonts w:ascii="Times New Roman" w:eastAsia="Times New Roman" w:hAnsi="Times New Roman" w:cs="Times New Roman"/>
          <w:i w:val="0"/>
          <w:sz w:val="22"/>
          <w:szCs w:val="22"/>
        </w:rPr>
        <w:t>Class 2 (</w:t>
      </w:r>
      <w:proofErr w:type="spellStart"/>
      <w:r w:rsidRPr="00873089">
        <w:rPr>
          <w:rFonts w:ascii="Times New Roman" w:eastAsia="Times New Roman" w:hAnsi="Times New Roman" w:cs="Times New Roman"/>
          <w:i w:val="0"/>
          <w:sz w:val="22"/>
          <w:szCs w:val="22"/>
        </w:rPr>
        <w:t>moderate_risk</w:t>
      </w:r>
      <w:proofErr w:type="spellEnd"/>
      <w:r w:rsidRPr="00873089">
        <w:rPr>
          <w:rFonts w:ascii="Times New Roman" w:eastAsia="Times New Roman" w:hAnsi="Times New Roman" w:cs="Times New Roman"/>
          <w:i w:val="0"/>
          <w:sz w:val="22"/>
          <w:szCs w:val="22"/>
        </w:rPr>
        <w:t>): Recall of 95% indicates that 95% of actual moderate-risk instances were correctly identified as moderate risk.</w:t>
      </w:r>
    </w:p>
    <w:p w14:paraId="631D1B48" w14:textId="77777777" w:rsidR="00C84A69" w:rsidRPr="00873089" w:rsidRDefault="00C84A69" w:rsidP="00873089">
      <w:pPr>
        <w:pStyle w:val="ListParagraph"/>
        <w:numPr>
          <w:ilvl w:val="0"/>
          <w:numId w:val="35"/>
        </w:numPr>
        <w:spacing w:after="0"/>
        <w:rPr>
          <w:rFonts w:ascii="Times New Roman" w:eastAsia="Times New Roman" w:hAnsi="Times New Roman" w:cs="Times New Roman"/>
          <w:i w:val="0"/>
          <w:sz w:val="22"/>
          <w:szCs w:val="22"/>
        </w:rPr>
      </w:pPr>
      <w:r w:rsidRPr="00873089">
        <w:rPr>
          <w:rFonts w:ascii="Times New Roman" w:eastAsia="Times New Roman" w:hAnsi="Times New Roman" w:cs="Times New Roman"/>
          <w:b/>
          <w:bCs/>
          <w:i w:val="0"/>
          <w:sz w:val="22"/>
          <w:szCs w:val="22"/>
        </w:rPr>
        <w:t>F1-score:</w:t>
      </w:r>
      <w:r w:rsidRPr="00873089">
        <w:rPr>
          <w:rFonts w:ascii="Times New Roman" w:eastAsia="Times New Roman" w:hAnsi="Times New Roman" w:cs="Times New Roman"/>
          <w:i w:val="0"/>
          <w:sz w:val="22"/>
          <w:szCs w:val="22"/>
        </w:rPr>
        <w:t xml:space="preserve"> This metric is the harmonic mean of precision and recall and provides a balance between the two. It is useful when classes are imbalanced. For example:</w:t>
      </w:r>
    </w:p>
    <w:p w14:paraId="6EAC8979" w14:textId="2C80A2E4" w:rsidR="00C84A69" w:rsidRPr="00873089" w:rsidRDefault="00C84A69" w:rsidP="009859A2">
      <w:pPr>
        <w:pStyle w:val="ListParagraph"/>
        <w:numPr>
          <w:ilvl w:val="2"/>
          <w:numId w:val="40"/>
        </w:numPr>
        <w:spacing w:after="0"/>
        <w:rPr>
          <w:rFonts w:ascii="Times New Roman" w:eastAsia="Times New Roman" w:hAnsi="Times New Roman" w:cs="Times New Roman"/>
          <w:i w:val="0"/>
          <w:sz w:val="22"/>
          <w:szCs w:val="22"/>
        </w:rPr>
      </w:pPr>
      <w:r w:rsidRPr="00873089">
        <w:rPr>
          <w:rFonts w:ascii="Times New Roman" w:eastAsia="Times New Roman" w:hAnsi="Times New Roman" w:cs="Times New Roman"/>
          <w:i w:val="0"/>
          <w:sz w:val="22"/>
          <w:szCs w:val="22"/>
        </w:rPr>
        <w:t>Class 0 (</w:t>
      </w:r>
      <w:proofErr w:type="spellStart"/>
      <w:r w:rsidRPr="00873089">
        <w:rPr>
          <w:rFonts w:ascii="Times New Roman" w:eastAsia="Times New Roman" w:hAnsi="Times New Roman" w:cs="Times New Roman"/>
          <w:i w:val="0"/>
          <w:sz w:val="22"/>
          <w:szCs w:val="22"/>
        </w:rPr>
        <w:t>high_risk</w:t>
      </w:r>
      <w:proofErr w:type="spellEnd"/>
      <w:r w:rsidRPr="00873089">
        <w:rPr>
          <w:rFonts w:ascii="Times New Roman" w:eastAsia="Times New Roman" w:hAnsi="Times New Roman" w:cs="Times New Roman"/>
          <w:i w:val="0"/>
          <w:sz w:val="22"/>
          <w:szCs w:val="22"/>
        </w:rPr>
        <w:t>): F1-score of 100% indicates high precision and recall, implying a robust identification of high-risk transactions.</w:t>
      </w:r>
    </w:p>
    <w:p w14:paraId="6C22CB82" w14:textId="23DFD6AA" w:rsidR="00C84A69" w:rsidRPr="00873089" w:rsidRDefault="00C84A69" w:rsidP="009859A2">
      <w:pPr>
        <w:pStyle w:val="ListParagraph"/>
        <w:numPr>
          <w:ilvl w:val="2"/>
          <w:numId w:val="40"/>
        </w:numPr>
        <w:spacing w:after="0"/>
        <w:rPr>
          <w:rFonts w:ascii="Times New Roman" w:eastAsia="Times New Roman" w:hAnsi="Times New Roman" w:cs="Times New Roman"/>
          <w:i w:val="0"/>
          <w:sz w:val="22"/>
          <w:szCs w:val="22"/>
        </w:rPr>
      </w:pPr>
      <w:r w:rsidRPr="00873089">
        <w:rPr>
          <w:rFonts w:ascii="Times New Roman" w:eastAsia="Times New Roman" w:hAnsi="Times New Roman" w:cs="Times New Roman"/>
          <w:i w:val="0"/>
          <w:sz w:val="22"/>
          <w:szCs w:val="22"/>
        </w:rPr>
        <w:t>Class 1 (</w:t>
      </w:r>
      <w:proofErr w:type="spellStart"/>
      <w:r w:rsidRPr="00873089">
        <w:rPr>
          <w:rFonts w:ascii="Times New Roman" w:eastAsia="Times New Roman" w:hAnsi="Times New Roman" w:cs="Times New Roman"/>
          <w:i w:val="0"/>
          <w:sz w:val="22"/>
          <w:szCs w:val="22"/>
        </w:rPr>
        <w:t>low_risk</w:t>
      </w:r>
      <w:proofErr w:type="spellEnd"/>
      <w:r w:rsidRPr="00873089">
        <w:rPr>
          <w:rFonts w:ascii="Times New Roman" w:eastAsia="Times New Roman" w:hAnsi="Times New Roman" w:cs="Times New Roman"/>
          <w:i w:val="0"/>
          <w:sz w:val="22"/>
          <w:szCs w:val="22"/>
        </w:rPr>
        <w:t>): F1-score of 100% indicates high precision and recall, implying a robust identification of low-risk transactions.</w:t>
      </w:r>
    </w:p>
    <w:p w14:paraId="0DE63171" w14:textId="3584A46A" w:rsidR="00C84A69" w:rsidRPr="00873089" w:rsidRDefault="00C84A69" w:rsidP="009859A2">
      <w:pPr>
        <w:pStyle w:val="ListParagraph"/>
        <w:numPr>
          <w:ilvl w:val="2"/>
          <w:numId w:val="40"/>
        </w:numPr>
        <w:spacing w:after="0"/>
        <w:rPr>
          <w:rFonts w:ascii="Times New Roman" w:eastAsia="Times New Roman" w:hAnsi="Times New Roman" w:cs="Times New Roman"/>
          <w:i w:val="0"/>
          <w:sz w:val="22"/>
          <w:szCs w:val="22"/>
        </w:rPr>
      </w:pPr>
      <w:r w:rsidRPr="00873089">
        <w:rPr>
          <w:rFonts w:ascii="Times New Roman" w:eastAsia="Times New Roman" w:hAnsi="Times New Roman" w:cs="Times New Roman"/>
          <w:i w:val="0"/>
          <w:sz w:val="22"/>
          <w:szCs w:val="22"/>
        </w:rPr>
        <w:lastRenderedPageBreak/>
        <w:t>Class 2 (</w:t>
      </w:r>
      <w:proofErr w:type="spellStart"/>
      <w:r w:rsidRPr="00873089">
        <w:rPr>
          <w:rFonts w:ascii="Times New Roman" w:eastAsia="Times New Roman" w:hAnsi="Times New Roman" w:cs="Times New Roman"/>
          <w:i w:val="0"/>
          <w:sz w:val="22"/>
          <w:szCs w:val="22"/>
        </w:rPr>
        <w:t>moderate_risk</w:t>
      </w:r>
      <w:proofErr w:type="spellEnd"/>
      <w:r w:rsidRPr="00873089">
        <w:rPr>
          <w:rFonts w:ascii="Times New Roman" w:eastAsia="Times New Roman" w:hAnsi="Times New Roman" w:cs="Times New Roman"/>
          <w:i w:val="0"/>
          <w:sz w:val="22"/>
          <w:szCs w:val="22"/>
        </w:rPr>
        <w:t>): F1-score of 98% indicates high precision and recall, with slightly lower recall compared to precision.</w:t>
      </w:r>
    </w:p>
    <w:p w14:paraId="18E1EC0D" w14:textId="621FCCB0" w:rsidR="002C35BD" w:rsidRPr="00AE2B35" w:rsidRDefault="00AE2B35" w:rsidP="001A685C">
      <w:pPr>
        <w:spacing w:after="0"/>
        <w:rPr>
          <w:rFonts w:ascii="Times New Roman" w:eastAsia="Times New Roman" w:hAnsi="Times New Roman" w:cs="Times New Roman"/>
          <w:b/>
          <w:bCs/>
          <w:i w:val="0"/>
          <w:sz w:val="22"/>
          <w:szCs w:val="22"/>
        </w:rPr>
      </w:pPr>
      <w:r w:rsidRPr="00AE2B35">
        <w:rPr>
          <w:rFonts w:ascii="Times New Roman" w:eastAsia="Times New Roman" w:hAnsi="Times New Roman" w:cs="Times New Roman"/>
          <w:b/>
          <w:bCs/>
          <w:i w:val="0"/>
          <w:sz w:val="22"/>
          <w:szCs w:val="22"/>
        </w:rPr>
        <w:t>Feature importance:</w:t>
      </w:r>
    </w:p>
    <w:p w14:paraId="0724539F" w14:textId="78D214A4" w:rsidR="002C35BD" w:rsidRDefault="002C35BD" w:rsidP="001A685C">
      <w:pPr>
        <w:spacing w:after="0"/>
        <w:rPr>
          <w:rFonts w:ascii="Times New Roman" w:eastAsia="Times New Roman" w:hAnsi="Times New Roman" w:cs="Times New Roman"/>
          <w:i w:val="0"/>
          <w:sz w:val="22"/>
          <w:szCs w:val="22"/>
        </w:rPr>
      </w:pPr>
      <w:r w:rsidRPr="002C35BD">
        <w:rPr>
          <w:rFonts w:ascii="Times New Roman" w:eastAsia="Times New Roman" w:hAnsi="Times New Roman" w:cs="Times New Roman"/>
          <w:i w:val="0"/>
          <w:noProof/>
          <w:sz w:val="22"/>
          <w:szCs w:val="22"/>
        </w:rPr>
        <w:drawing>
          <wp:inline distT="0" distB="0" distL="0" distR="0" wp14:anchorId="2E6ED11D" wp14:editId="1E5969CE">
            <wp:extent cx="6541477" cy="2908300"/>
            <wp:effectExtent l="0" t="0" r="0" b="6350"/>
            <wp:docPr id="1845430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0113" name="Picture 1" descr="A screenshot of a computer&#10;&#10;Description automatically generated"/>
                    <pic:cNvPicPr/>
                  </pic:nvPicPr>
                  <pic:blipFill>
                    <a:blip r:embed="rId29"/>
                    <a:stretch>
                      <a:fillRect/>
                    </a:stretch>
                  </pic:blipFill>
                  <pic:spPr>
                    <a:xfrm>
                      <a:off x="0" y="0"/>
                      <a:ext cx="6577660" cy="2924387"/>
                    </a:xfrm>
                    <a:prstGeom prst="rect">
                      <a:avLst/>
                    </a:prstGeom>
                  </pic:spPr>
                </pic:pic>
              </a:graphicData>
            </a:graphic>
          </wp:inline>
        </w:drawing>
      </w:r>
    </w:p>
    <w:p w14:paraId="030EAC87" w14:textId="19F78FEF" w:rsidR="001A685C" w:rsidRPr="001A685C" w:rsidRDefault="001A685C" w:rsidP="001A685C">
      <w:pPr>
        <w:spacing w:after="0"/>
        <w:rPr>
          <w:rFonts w:ascii="Times New Roman" w:eastAsia="Times New Roman" w:hAnsi="Times New Roman" w:cs="Times New Roman"/>
          <w:i w:val="0"/>
          <w:sz w:val="22"/>
          <w:szCs w:val="22"/>
        </w:rPr>
      </w:pPr>
      <w:r w:rsidRPr="001A685C">
        <w:rPr>
          <w:rFonts w:ascii="Times New Roman" w:eastAsia="Times New Roman" w:hAnsi="Times New Roman" w:cs="Times New Roman"/>
          <w:i w:val="0"/>
          <w:sz w:val="22"/>
          <w:szCs w:val="22"/>
        </w:rPr>
        <w:t xml:space="preserve">Feature importance scores represent the contribution of each feature in the Random Forest model's decision-making process. Here's how you can interpret the </w:t>
      </w:r>
      <w:r w:rsidR="00180F12">
        <w:rPr>
          <w:rFonts w:ascii="Times New Roman" w:eastAsia="Times New Roman" w:hAnsi="Times New Roman" w:cs="Times New Roman"/>
          <w:i w:val="0"/>
          <w:sz w:val="22"/>
          <w:szCs w:val="22"/>
        </w:rPr>
        <w:t>feature's</w:t>
      </w:r>
      <w:r w:rsidRPr="001A685C">
        <w:rPr>
          <w:rFonts w:ascii="Times New Roman" w:eastAsia="Times New Roman" w:hAnsi="Times New Roman" w:cs="Times New Roman"/>
          <w:i w:val="0"/>
          <w:sz w:val="22"/>
          <w:szCs w:val="22"/>
        </w:rPr>
        <w:t xml:space="preserve"> importance:</w:t>
      </w:r>
    </w:p>
    <w:p w14:paraId="64FD59BC" w14:textId="77777777" w:rsidR="001A685C" w:rsidRPr="00AE2B35" w:rsidRDefault="001A685C" w:rsidP="001A685C">
      <w:pPr>
        <w:spacing w:after="0"/>
        <w:rPr>
          <w:rFonts w:ascii="Times New Roman" w:eastAsia="Times New Roman" w:hAnsi="Times New Roman" w:cs="Times New Roman"/>
          <w:b/>
          <w:bCs/>
          <w:i w:val="0"/>
        </w:rPr>
      </w:pPr>
      <w:r w:rsidRPr="00AE2B35">
        <w:rPr>
          <w:rFonts w:ascii="Times New Roman" w:eastAsia="Times New Roman" w:hAnsi="Times New Roman" w:cs="Times New Roman"/>
          <w:b/>
          <w:bCs/>
          <w:i w:val="0"/>
        </w:rPr>
        <w:t>High Importance Features:</w:t>
      </w:r>
    </w:p>
    <w:p w14:paraId="4D0FCFCB" w14:textId="77777777" w:rsidR="001A685C" w:rsidRPr="00AE2B35" w:rsidRDefault="001A685C" w:rsidP="00AE2B35">
      <w:pPr>
        <w:pStyle w:val="ListParagraph"/>
        <w:numPr>
          <w:ilvl w:val="0"/>
          <w:numId w:val="36"/>
        </w:numPr>
        <w:spacing w:after="0"/>
        <w:rPr>
          <w:rFonts w:ascii="Times New Roman" w:eastAsia="Times New Roman" w:hAnsi="Times New Roman" w:cs="Times New Roman"/>
          <w:i w:val="0"/>
          <w:sz w:val="22"/>
          <w:szCs w:val="22"/>
        </w:rPr>
      </w:pPr>
      <w:r w:rsidRPr="00AE2B35">
        <w:rPr>
          <w:rFonts w:ascii="Times New Roman" w:eastAsia="Times New Roman" w:hAnsi="Times New Roman" w:cs="Times New Roman"/>
          <w:i w:val="0"/>
          <w:sz w:val="22"/>
          <w:szCs w:val="22"/>
        </w:rPr>
        <w:t>Hour of Day: The hour of the day also has high importance, suggesting that certain times of the day may be more associated with fraudulent activities.</w:t>
      </w:r>
    </w:p>
    <w:p w14:paraId="72A38313" w14:textId="77777777" w:rsidR="001A685C" w:rsidRPr="00AE2B35" w:rsidRDefault="001A685C" w:rsidP="00AE2B35">
      <w:pPr>
        <w:pStyle w:val="ListParagraph"/>
        <w:numPr>
          <w:ilvl w:val="0"/>
          <w:numId w:val="36"/>
        </w:numPr>
        <w:spacing w:after="0"/>
        <w:rPr>
          <w:rFonts w:ascii="Times New Roman" w:eastAsia="Times New Roman" w:hAnsi="Times New Roman" w:cs="Times New Roman"/>
          <w:i w:val="0"/>
          <w:sz w:val="22"/>
          <w:szCs w:val="22"/>
        </w:rPr>
      </w:pPr>
      <w:r w:rsidRPr="00AE2B35">
        <w:rPr>
          <w:rFonts w:ascii="Times New Roman" w:eastAsia="Times New Roman" w:hAnsi="Times New Roman" w:cs="Times New Roman"/>
          <w:i w:val="0"/>
          <w:sz w:val="22"/>
          <w:szCs w:val="22"/>
        </w:rPr>
        <w:t>Transaction Type: Different transaction types such as scams, sales, and transfers are also important features, indicating that the type of transaction influences the likelihood of fraud.</w:t>
      </w:r>
    </w:p>
    <w:p w14:paraId="05E85210" w14:textId="77777777" w:rsidR="001A685C" w:rsidRPr="00AE2B35" w:rsidRDefault="001A685C" w:rsidP="00AE2B35">
      <w:pPr>
        <w:pStyle w:val="ListParagraph"/>
        <w:numPr>
          <w:ilvl w:val="0"/>
          <w:numId w:val="36"/>
        </w:numPr>
        <w:spacing w:after="0"/>
        <w:rPr>
          <w:rFonts w:ascii="Times New Roman" w:eastAsia="Times New Roman" w:hAnsi="Times New Roman" w:cs="Times New Roman"/>
          <w:i w:val="0"/>
          <w:sz w:val="22"/>
          <w:szCs w:val="22"/>
        </w:rPr>
      </w:pPr>
      <w:r w:rsidRPr="00AE2B35">
        <w:rPr>
          <w:rFonts w:ascii="Times New Roman" w:eastAsia="Times New Roman" w:hAnsi="Times New Roman" w:cs="Times New Roman"/>
          <w:i w:val="0"/>
          <w:sz w:val="22"/>
          <w:szCs w:val="22"/>
        </w:rPr>
        <w:t>Amount: The transaction amount is an essential predictor, with higher amounts potentially indicating higher risk.</w:t>
      </w:r>
    </w:p>
    <w:p w14:paraId="3CA0E17E" w14:textId="77777777" w:rsidR="001A685C" w:rsidRPr="00AE2B35" w:rsidRDefault="001A685C" w:rsidP="001A685C">
      <w:pPr>
        <w:spacing w:after="0"/>
        <w:rPr>
          <w:rFonts w:ascii="Times New Roman" w:eastAsia="Times New Roman" w:hAnsi="Times New Roman" w:cs="Times New Roman"/>
          <w:b/>
          <w:bCs/>
          <w:i w:val="0"/>
        </w:rPr>
      </w:pPr>
      <w:r w:rsidRPr="00AE2B35">
        <w:rPr>
          <w:rFonts w:ascii="Times New Roman" w:eastAsia="Times New Roman" w:hAnsi="Times New Roman" w:cs="Times New Roman"/>
          <w:b/>
          <w:bCs/>
          <w:i w:val="0"/>
        </w:rPr>
        <w:t>Medium Importance Features:</w:t>
      </w:r>
    </w:p>
    <w:p w14:paraId="02F762AA" w14:textId="77777777" w:rsidR="001A685C" w:rsidRPr="00AE2B35" w:rsidRDefault="001A685C" w:rsidP="00AE2B35">
      <w:pPr>
        <w:pStyle w:val="ListParagraph"/>
        <w:numPr>
          <w:ilvl w:val="0"/>
          <w:numId w:val="37"/>
        </w:numPr>
        <w:spacing w:after="0"/>
        <w:rPr>
          <w:rFonts w:ascii="Times New Roman" w:eastAsia="Times New Roman" w:hAnsi="Times New Roman" w:cs="Times New Roman"/>
          <w:i w:val="0"/>
          <w:sz w:val="22"/>
          <w:szCs w:val="22"/>
        </w:rPr>
      </w:pPr>
      <w:r w:rsidRPr="00AE2B35">
        <w:rPr>
          <w:rFonts w:ascii="Times New Roman" w:eastAsia="Times New Roman" w:hAnsi="Times New Roman" w:cs="Times New Roman"/>
          <w:i w:val="0"/>
          <w:sz w:val="22"/>
          <w:szCs w:val="22"/>
        </w:rPr>
        <w:t>Session Duration: The duration of the session may provide additional context for identifying fraudulent behavior.</w:t>
      </w:r>
    </w:p>
    <w:p w14:paraId="6790B699" w14:textId="77777777" w:rsidR="001A685C" w:rsidRPr="00AE2B35" w:rsidRDefault="001A685C" w:rsidP="00AE2B35">
      <w:pPr>
        <w:pStyle w:val="ListParagraph"/>
        <w:numPr>
          <w:ilvl w:val="0"/>
          <w:numId w:val="37"/>
        </w:numPr>
        <w:spacing w:after="0"/>
        <w:rPr>
          <w:rFonts w:ascii="Times New Roman" w:eastAsia="Times New Roman" w:hAnsi="Times New Roman" w:cs="Times New Roman"/>
          <w:i w:val="0"/>
          <w:sz w:val="22"/>
          <w:szCs w:val="22"/>
        </w:rPr>
      </w:pPr>
      <w:r w:rsidRPr="00AE2B35">
        <w:rPr>
          <w:rFonts w:ascii="Times New Roman" w:eastAsia="Times New Roman" w:hAnsi="Times New Roman" w:cs="Times New Roman"/>
          <w:i w:val="0"/>
          <w:sz w:val="22"/>
          <w:szCs w:val="22"/>
        </w:rPr>
        <w:t>Purchase Pattern and Login Frequency: These features capture the user's behavior patterns, which can be indicative of fraudulent activities.</w:t>
      </w:r>
    </w:p>
    <w:p w14:paraId="35B9F72F" w14:textId="77777777" w:rsidR="001A685C" w:rsidRPr="00AE2B35" w:rsidRDefault="001A685C" w:rsidP="00AE2B35">
      <w:pPr>
        <w:pStyle w:val="ListParagraph"/>
        <w:numPr>
          <w:ilvl w:val="0"/>
          <w:numId w:val="37"/>
        </w:numPr>
        <w:spacing w:after="0"/>
        <w:rPr>
          <w:rFonts w:ascii="Times New Roman" w:eastAsia="Times New Roman" w:hAnsi="Times New Roman" w:cs="Times New Roman"/>
          <w:i w:val="0"/>
          <w:sz w:val="22"/>
          <w:szCs w:val="22"/>
        </w:rPr>
      </w:pPr>
      <w:r w:rsidRPr="00AE2B35">
        <w:rPr>
          <w:rFonts w:ascii="Times New Roman" w:eastAsia="Times New Roman" w:hAnsi="Times New Roman" w:cs="Times New Roman"/>
          <w:i w:val="0"/>
          <w:sz w:val="22"/>
          <w:szCs w:val="22"/>
        </w:rPr>
        <w:t>Age Group: Age groups such as veterans and new users may have varying levels of susceptibility to fraud.</w:t>
      </w:r>
    </w:p>
    <w:p w14:paraId="3A4C8A42" w14:textId="77777777" w:rsidR="001A685C" w:rsidRPr="00D47DC3" w:rsidRDefault="001A685C" w:rsidP="00D47DC3">
      <w:pPr>
        <w:spacing w:after="0"/>
        <w:rPr>
          <w:rFonts w:ascii="Times New Roman" w:eastAsia="Times New Roman" w:hAnsi="Times New Roman" w:cs="Times New Roman"/>
          <w:b/>
          <w:bCs/>
          <w:i w:val="0"/>
          <w:sz w:val="22"/>
          <w:szCs w:val="22"/>
        </w:rPr>
      </w:pPr>
      <w:r w:rsidRPr="00D47DC3">
        <w:rPr>
          <w:rFonts w:ascii="Times New Roman" w:eastAsia="Times New Roman" w:hAnsi="Times New Roman" w:cs="Times New Roman"/>
          <w:b/>
          <w:bCs/>
          <w:i w:val="0"/>
          <w:sz w:val="22"/>
          <w:szCs w:val="22"/>
        </w:rPr>
        <w:t>Low Importance Features:</w:t>
      </w:r>
    </w:p>
    <w:p w14:paraId="2560EB0F" w14:textId="77777777" w:rsidR="001A685C" w:rsidRPr="00AE2B35" w:rsidRDefault="001A685C" w:rsidP="00AE2B35">
      <w:pPr>
        <w:pStyle w:val="ListParagraph"/>
        <w:numPr>
          <w:ilvl w:val="0"/>
          <w:numId w:val="37"/>
        </w:numPr>
        <w:spacing w:after="0"/>
        <w:rPr>
          <w:rFonts w:ascii="Times New Roman" w:eastAsia="Times New Roman" w:hAnsi="Times New Roman" w:cs="Times New Roman"/>
          <w:i w:val="0"/>
          <w:sz w:val="22"/>
          <w:szCs w:val="22"/>
        </w:rPr>
      </w:pPr>
      <w:r w:rsidRPr="00AE2B35">
        <w:rPr>
          <w:rFonts w:ascii="Times New Roman" w:eastAsia="Times New Roman" w:hAnsi="Times New Roman" w:cs="Times New Roman"/>
          <w:i w:val="0"/>
          <w:sz w:val="22"/>
          <w:szCs w:val="22"/>
        </w:rPr>
        <w:t>Location Region: While location regions also contribute to the model's predictions, they have relatively lower importance compared to other features. This suggests that geographical location may have a lesser impact on fraud detection compared to other factors.</w:t>
      </w:r>
    </w:p>
    <w:p w14:paraId="12265334" w14:textId="77777777" w:rsidR="001A685C" w:rsidRPr="009859A2" w:rsidRDefault="001A685C" w:rsidP="001A685C">
      <w:pPr>
        <w:spacing w:after="0"/>
        <w:rPr>
          <w:rFonts w:ascii="Times New Roman" w:eastAsia="Times New Roman" w:hAnsi="Times New Roman" w:cs="Times New Roman"/>
          <w:b/>
          <w:bCs/>
          <w:i w:val="0"/>
        </w:rPr>
      </w:pPr>
      <w:r w:rsidRPr="009859A2">
        <w:rPr>
          <w:rFonts w:ascii="Times New Roman" w:eastAsia="Times New Roman" w:hAnsi="Times New Roman" w:cs="Times New Roman"/>
          <w:b/>
          <w:bCs/>
          <w:i w:val="0"/>
        </w:rPr>
        <w:t>Interpretation:</w:t>
      </w:r>
    </w:p>
    <w:p w14:paraId="73E6E118" w14:textId="41841D6F" w:rsidR="001A685C" w:rsidRDefault="001A685C" w:rsidP="001A685C">
      <w:pPr>
        <w:spacing w:after="0"/>
        <w:rPr>
          <w:rFonts w:ascii="Times New Roman" w:eastAsia="Times New Roman" w:hAnsi="Times New Roman" w:cs="Times New Roman"/>
          <w:i w:val="0"/>
          <w:sz w:val="22"/>
          <w:szCs w:val="22"/>
        </w:rPr>
      </w:pPr>
      <w:r w:rsidRPr="001A685C">
        <w:rPr>
          <w:rFonts w:ascii="Times New Roman" w:eastAsia="Times New Roman" w:hAnsi="Times New Roman" w:cs="Times New Roman"/>
          <w:i w:val="0"/>
          <w:sz w:val="22"/>
          <w:szCs w:val="22"/>
        </w:rPr>
        <w:t>Features with higher importance scores have a more significant influence on the model's predictions and should be closely examined for their contribution to identifying fraudulent transactions.</w:t>
      </w:r>
      <w:r w:rsidR="00E1611C">
        <w:rPr>
          <w:rFonts w:ascii="Times New Roman" w:eastAsia="Times New Roman" w:hAnsi="Times New Roman" w:cs="Times New Roman"/>
          <w:i w:val="0"/>
          <w:sz w:val="22"/>
          <w:szCs w:val="22"/>
        </w:rPr>
        <w:t xml:space="preserve"> </w:t>
      </w:r>
      <w:r w:rsidRPr="001A685C">
        <w:rPr>
          <w:rFonts w:ascii="Times New Roman" w:eastAsia="Times New Roman" w:hAnsi="Times New Roman" w:cs="Times New Roman"/>
          <w:i w:val="0"/>
          <w:sz w:val="22"/>
          <w:szCs w:val="22"/>
        </w:rPr>
        <w:t>Understanding the importance of each feature can help prioritize resources for fraud detection and prevention efforts. For example, features like transaction type and amount can be used to develop targeted strategies for monitoring and flagging suspicious transactions.</w:t>
      </w:r>
    </w:p>
    <w:p w14:paraId="6AC59ED6" w14:textId="77777777" w:rsidR="00D10925" w:rsidRDefault="00D10925" w:rsidP="001A685C">
      <w:pPr>
        <w:spacing w:after="0"/>
        <w:rPr>
          <w:rFonts w:ascii="Times New Roman" w:eastAsia="Times New Roman" w:hAnsi="Times New Roman" w:cs="Times New Roman"/>
          <w:i w:val="0"/>
          <w:sz w:val="22"/>
          <w:szCs w:val="22"/>
        </w:rPr>
      </w:pPr>
    </w:p>
    <w:p w14:paraId="4525106C" w14:textId="77777777" w:rsidR="00D10925" w:rsidRPr="001A685C" w:rsidRDefault="00D10925" w:rsidP="001A685C">
      <w:pPr>
        <w:spacing w:after="0"/>
        <w:rPr>
          <w:rFonts w:ascii="Times New Roman" w:eastAsia="Times New Roman" w:hAnsi="Times New Roman" w:cs="Times New Roman"/>
          <w:i w:val="0"/>
          <w:sz w:val="22"/>
          <w:szCs w:val="22"/>
        </w:rPr>
      </w:pPr>
    </w:p>
    <w:p w14:paraId="57B23874" w14:textId="33EEF89F" w:rsidR="001A685C" w:rsidRPr="007736A0" w:rsidRDefault="001A685C" w:rsidP="001A685C">
      <w:pPr>
        <w:spacing w:after="0"/>
        <w:rPr>
          <w:rFonts w:ascii="Times New Roman" w:eastAsia="Times New Roman" w:hAnsi="Times New Roman" w:cs="Times New Roman"/>
          <w:i w:val="0"/>
          <w:sz w:val="22"/>
          <w:szCs w:val="22"/>
        </w:rPr>
      </w:pPr>
    </w:p>
    <w:p w14:paraId="47E2B206" w14:textId="77777777" w:rsidR="0019090C" w:rsidRPr="006A4CCC" w:rsidRDefault="0019090C" w:rsidP="00C00AE5">
      <w:pPr>
        <w:spacing w:after="0"/>
        <w:rPr>
          <w:rFonts w:ascii="Times New Roman" w:eastAsia="Times New Roman" w:hAnsi="Times New Roman" w:cs="Times New Roman"/>
          <w:i w:val="0"/>
          <w:iCs w:val="0"/>
          <w:sz w:val="22"/>
          <w:szCs w:val="22"/>
        </w:rPr>
      </w:pPr>
    </w:p>
    <w:p w14:paraId="5C992AF3" w14:textId="77777777" w:rsidR="00C00AE5" w:rsidRDefault="00C00AE5" w:rsidP="00C00AE5">
      <w:pPr>
        <w:spacing w:after="0"/>
        <w:rPr>
          <w:rFonts w:ascii="Times New Roman" w:eastAsia="Times New Roman" w:hAnsi="Times New Roman" w:cs="Times New Roman"/>
          <w:b/>
          <w:bCs/>
          <w:i w:val="0"/>
          <w:iCs w:val="0"/>
          <w:sz w:val="22"/>
          <w:szCs w:val="22"/>
        </w:rPr>
      </w:pPr>
    </w:p>
    <w:p w14:paraId="2825BF19" w14:textId="77777777" w:rsidR="00D10925" w:rsidRDefault="00D10925" w:rsidP="00C00AE5">
      <w:pPr>
        <w:spacing w:after="0"/>
        <w:rPr>
          <w:rFonts w:ascii="Times New Roman" w:eastAsia="Times New Roman" w:hAnsi="Times New Roman" w:cs="Times New Roman"/>
          <w:b/>
          <w:bCs/>
          <w:i w:val="0"/>
          <w:iCs w:val="0"/>
          <w:sz w:val="22"/>
          <w:szCs w:val="22"/>
        </w:rPr>
      </w:pPr>
    </w:p>
    <w:p w14:paraId="40595760" w14:textId="77777777" w:rsidR="00D10925" w:rsidRDefault="00D10925" w:rsidP="00C00AE5">
      <w:pPr>
        <w:spacing w:after="0"/>
        <w:rPr>
          <w:rFonts w:ascii="Times New Roman" w:eastAsia="Times New Roman" w:hAnsi="Times New Roman" w:cs="Times New Roman"/>
          <w:b/>
          <w:bCs/>
          <w:i w:val="0"/>
          <w:iCs w:val="0"/>
          <w:sz w:val="22"/>
          <w:szCs w:val="22"/>
        </w:rPr>
      </w:pPr>
    </w:p>
    <w:p w14:paraId="6397762D" w14:textId="77777777" w:rsidR="00D10925" w:rsidRDefault="00D10925" w:rsidP="00C00AE5">
      <w:pPr>
        <w:spacing w:after="0"/>
        <w:rPr>
          <w:rFonts w:ascii="Times New Roman" w:eastAsia="Times New Roman" w:hAnsi="Times New Roman" w:cs="Times New Roman"/>
          <w:b/>
          <w:bCs/>
          <w:i w:val="0"/>
          <w:iCs w:val="0"/>
          <w:sz w:val="22"/>
          <w:szCs w:val="22"/>
        </w:rPr>
      </w:pPr>
    </w:p>
    <w:p w14:paraId="1EEFBAAA" w14:textId="3E79D970" w:rsidR="00DE0F13" w:rsidRPr="00C00AE5" w:rsidRDefault="00DE0F13" w:rsidP="00C00AE5">
      <w:pPr>
        <w:spacing w:after="0"/>
        <w:rPr>
          <w:rFonts w:ascii="Times New Roman" w:eastAsia="Times New Roman" w:hAnsi="Times New Roman" w:cs="Times New Roman"/>
          <w:b/>
          <w:bCs/>
          <w:i w:val="0"/>
          <w:iCs w:val="0"/>
          <w:sz w:val="22"/>
          <w:szCs w:val="22"/>
        </w:rPr>
      </w:pPr>
      <w:r>
        <w:rPr>
          <w:rFonts w:ascii="Times New Roman" w:eastAsia="Times New Roman" w:hAnsi="Times New Roman" w:cs="Times New Roman"/>
          <w:b/>
          <w:bCs/>
          <w:i w:val="0"/>
          <w:iCs w:val="0"/>
          <w:sz w:val="22"/>
          <w:szCs w:val="22"/>
        </w:rPr>
        <w:t>2. Support Vector Machine Classifier Model:</w:t>
      </w:r>
    </w:p>
    <w:p w14:paraId="7293767F" w14:textId="5E26FFDB" w:rsidR="00606A2F" w:rsidRPr="00606A2F" w:rsidRDefault="003C2027" w:rsidP="00606A2F">
      <w:pPr>
        <w:spacing w:after="0"/>
        <w:rPr>
          <w:rFonts w:ascii="Times New Roman" w:eastAsia="Times New Roman" w:hAnsi="Times New Roman" w:cs="Times New Roman"/>
          <w:b/>
          <w:bCs/>
          <w:i w:val="0"/>
          <w:iCs w:val="0"/>
          <w:sz w:val="22"/>
          <w:szCs w:val="22"/>
        </w:rPr>
      </w:pPr>
      <w:r w:rsidRPr="00BC4AD3">
        <w:rPr>
          <w:rFonts w:ascii="Times New Roman" w:eastAsia="Times New Roman" w:hAnsi="Times New Roman" w:cs="Times New Roman"/>
          <w:i w:val="0"/>
          <w:iCs w:val="0"/>
          <w:noProof/>
          <w:sz w:val="22"/>
          <w:szCs w:val="22"/>
        </w:rPr>
        <w:drawing>
          <wp:anchor distT="0" distB="0" distL="114300" distR="114300" simplePos="0" relativeHeight="251661314" behindDoc="0" locked="0" layoutInCell="1" allowOverlap="1" wp14:anchorId="47E52B78" wp14:editId="4D9BA416">
            <wp:simplePos x="0" y="0"/>
            <wp:positionH relativeFrom="margin">
              <wp:posOffset>105410</wp:posOffset>
            </wp:positionH>
            <wp:positionV relativeFrom="paragraph">
              <wp:posOffset>175895</wp:posOffset>
            </wp:positionV>
            <wp:extent cx="6301105" cy="2602230"/>
            <wp:effectExtent l="0" t="0" r="4445" b="7620"/>
            <wp:wrapSquare wrapText="bothSides"/>
            <wp:docPr id="17217130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13081" name="Picture 1"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301105" cy="2602230"/>
                    </a:xfrm>
                    <a:prstGeom prst="rect">
                      <a:avLst/>
                    </a:prstGeom>
                  </pic:spPr>
                </pic:pic>
              </a:graphicData>
            </a:graphic>
            <wp14:sizeRelH relativeFrom="margin">
              <wp14:pctWidth>0</wp14:pctWidth>
            </wp14:sizeRelH>
            <wp14:sizeRelV relativeFrom="margin">
              <wp14:pctHeight>0</wp14:pctHeight>
            </wp14:sizeRelV>
          </wp:anchor>
        </w:drawing>
      </w:r>
    </w:p>
    <w:p w14:paraId="6CE8BD71" w14:textId="070B78D4" w:rsidR="007A6BFF" w:rsidRDefault="00CE4327" w:rsidP="00ED625A">
      <w:pPr>
        <w:spacing w:after="0"/>
        <w:rPr>
          <w:noProof/>
        </w:rPr>
      </w:pPr>
      <w:r w:rsidRPr="00CE4327">
        <w:rPr>
          <w:noProof/>
        </w:rPr>
        <w:t xml:space="preserve"> </w:t>
      </w:r>
    </w:p>
    <w:p w14:paraId="3A82495E" w14:textId="77777777" w:rsidR="007839BB" w:rsidRDefault="007839BB" w:rsidP="008A39F8">
      <w:pPr>
        <w:spacing w:after="0"/>
        <w:rPr>
          <w:rFonts w:ascii="Times New Roman" w:eastAsia="Times New Roman" w:hAnsi="Times New Roman" w:cs="Times New Roman"/>
          <w:b/>
          <w:bCs/>
          <w:i w:val="0"/>
          <w:iCs w:val="0"/>
          <w:sz w:val="22"/>
          <w:szCs w:val="22"/>
        </w:rPr>
      </w:pPr>
    </w:p>
    <w:p w14:paraId="0B18DA6A" w14:textId="77777777" w:rsidR="007839BB" w:rsidRDefault="007839BB" w:rsidP="008A39F8">
      <w:pPr>
        <w:spacing w:after="0"/>
        <w:rPr>
          <w:rFonts w:ascii="Times New Roman" w:eastAsia="Times New Roman" w:hAnsi="Times New Roman" w:cs="Times New Roman"/>
          <w:b/>
          <w:bCs/>
          <w:i w:val="0"/>
          <w:iCs w:val="0"/>
          <w:sz w:val="22"/>
          <w:szCs w:val="22"/>
        </w:rPr>
      </w:pPr>
    </w:p>
    <w:p w14:paraId="6661B4A6" w14:textId="77777777" w:rsidR="007839BB" w:rsidRDefault="007839BB" w:rsidP="008A39F8">
      <w:pPr>
        <w:spacing w:after="0"/>
        <w:rPr>
          <w:rFonts w:ascii="Times New Roman" w:eastAsia="Times New Roman" w:hAnsi="Times New Roman" w:cs="Times New Roman"/>
          <w:b/>
          <w:bCs/>
          <w:i w:val="0"/>
          <w:iCs w:val="0"/>
          <w:sz w:val="22"/>
          <w:szCs w:val="22"/>
        </w:rPr>
      </w:pPr>
    </w:p>
    <w:p w14:paraId="6783837C" w14:textId="77777777" w:rsidR="007839BB" w:rsidRDefault="007839BB" w:rsidP="008A39F8">
      <w:pPr>
        <w:spacing w:after="0"/>
        <w:rPr>
          <w:rFonts w:ascii="Times New Roman" w:eastAsia="Times New Roman" w:hAnsi="Times New Roman" w:cs="Times New Roman"/>
          <w:b/>
          <w:bCs/>
          <w:i w:val="0"/>
          <w:iCs w:val="0"/>
          <w:sz w:val="22"/>
          <w:szCs w:val="22"/>
        </w:rPr>
      </w:pPr>
    </w:p>
    <w:p w14:paraId="3BAFDE16" w14:textId="77777777" w:rsidR="007839BB" w:rsidRDefault="007839BB" w:rsidP="008A39F8">
      <w:pPr>
        <w:spacing w:after="0"/>
        <w:rPr>
          <w:rFonts w:ascii="Times New Roman" w:eastAsia="Times New Roman" w:hAnsi="Times New Roman" w:cs="Times New Roman"/>
          <w:b/>
          <w:bCs/>
          <w:i w:val="0"/>
          <w:iCs w:val="0"/>
          <w:sz w:val="22"/>
          <w:szCs w:val="22"/>
        </w:rPr>
      </w:pPr>
    </w:p>
    <w:p w14:paraId="28759F3B" w14:textId="77777777" w:rsidR="007839BB" w:rsidRDefault="007839BB" w:rsidP="008A39F8">
      <w:pPr>
        <w:spacing w:after="0"/>
        <w:rPr>
          <w:rFonts w:ascii="Times New Roman" w:eastAsia="Times New Roman" w:hAnsi="Times New Roman" w:cs="Times New Roman"/>
          <w:b/>
          <w:bCs/>
          <w:i w:val="0"/>
          <w:iCs w:val="0"/>
          <w:sz w:val="22"/>
          <w:szCs w:val="22"/>
        </w:rPr>
      </w:pPr>
    </w:p>
    <w:p w14:paraId="616C679B" w14:textId="77777777" w:rsidR="007839BB" w:rsidRDefault="007839BB" w:rsidP="008A39F8">
      <w:pPr>
        <w:spacing w:after="0"/>
        <w:rPr>
          <w:rFonts w:ascii="Times New Roman" w:eastAsia="Times New Roman" w:hAnsi="Times New Roman" w:cs="Times New Roman"/>
          <w:b/>
          <w:bCs/>
          <w:i w:val="0"/>
          <w:iCs w:val="0"/>
          <w:sz w:val="22"/>
          <w:szCs w:val="22"/>
        </w:rPr>
      </w:pPr>
    </w:p>
    <w:p w14:paraId="34C2FEA5" w14:textId="77777777" w:rsidR="007839BB" w:rsidRDefault="007839BB" w:rsidP="008A39F8">
      <w:pPr>
        <w:spacing w:after="0"/>
        <w:rPr>
          <w:rFonts w:ascii="Times New Roman" w:eastAsia="Times New Roman" w:hAnsi="Times New Roman" w:cs="Times New Roman"/>
          <w:b/>
          <w:bCs/>
          <w:i w:val="0"/>
          <w:iCs w:val="0"/>
          <w:sz w:val="22"/>
          <w:szCs w:val="22"/>
        </w:rPr>
      </w:pPr>
    </w:p>
    <w:p w14:paraId="6FB2E5CB" w14:textId="77777777" w:rsidR="007839BB" w:rsidRDefault="007839BB" w:rsidP="008A39F8">
      <w:pPr>
        <w:spacing w:after="0"/>
        <w:rPr>
          <w:rFonts w:ascii="Times New Roman" w:eastAsia="Times New Roman" w:hAnsi="Times New Roman" w:cs="Times New Roman"/>
          <w:b/>
          <w:bCs/>
          <w:i w:val="0"/>
          <w:iCs w:val="0"/>
          <w:sz w:val="22"/>
          <w:szCs w:val="22"/>
        </w:rPr>
      </w:pPr>
    </w:p>
    <w:p w14:paraId="09B11272" w14:textId="77777777" w:rsidR="007839BB" w:rsidRDefault="007839BB" w:rsidP="008A39F8">
      <w:pPr>
        <w:spacing w:after="0"/>
        <w:rPr>
          <w:rFonts w:ascii="Times New Roman" w:eastAsia="Times New Roman" w:hAnsi="Times New Roman" w:cs="Times New Roman"/>
          <w:b/>
          <w:bCs/>
          <w:i w:val="0"/>
          <w:iCs w:val="0"/>
          <w:sz w:val="22"/>
          <w:szCs w:val="22"/>
        </w:rPr>
      </w:pPr>
    </w:p>
    <w:p w14:paraId="2754CBBB" w14:textId="77777777" w:rsidR="007839BB" w:rsidRDefault="007839BB" w:rsidP="008A39F8">
      <w:pPr>
        <w:spacing w:after="0"/>
        <w:rPr>
          <w:rFonts w:ascii="Times New Roman" w:eastAsia="Times New Roman" w:hAnsi="Times New Roman" w:cs="Times New Roman"/>
          <w:b/>
          <w:bCs/>
          <w:i w:val="0"/>
          <w:iCs w:val="0"/>
          <w:sz w:val="22"/>
          <w:szCs w:val="22"/>
        </w:rPr>
      </w:pPr>
    </w:p>
    <w:p w14:paraId="7922D406" w14:textId="77777777" w:rsidR="007839BB" w:rsidRDefault="007839BB" w:rsidP="008A39F8">
      <w:pPr>
        <w:spacing w:after="0"/>
        <w:rPr>
          <w:rFonts w:ascii="Times New Roman" w:eastAsia="Times New Roman" w:hAnsi="Times New Roman" w:cs="Times New Roman"/>
          <w:b/>
          <w:bCs/>
          <w:i w:val="0"/>
          <w:iCs w:val="0"/>
          <w:sz w:val="22"/>
          <w:szCs w:val="22"/>
        </w:rPr>
      </w:pPr>
    </w:p>
    <w:p w14:paraId="7C0C1BA9" w14:textId="2BFB9442" w:rsidR="007839BB" w:rsidRDefault="007839BB" w:rsidP="008A39F8">
      <w:pPr>
        <w:spacing w:after="0"/>
        <w:rPr>
          <w:rFonts w:ascii="Times New Roman" w:eastAsia="Times New Roman" w:hAnsi="Times New Roman" w:cs="Times New Roman"/>
          <w:b/>
          <w:bCs/>
          <w:i w:val="0"/>
          <w:iCs w:val="0"/>
          <w:sz w:val="22"/>
          <w:szCs w:val="22"/>
        </w:rPr>
      </w:pPr>
      <w:r w:rsidRPr="00F21C96">
        <w:rPr>
          <w:rFonts w:ascii="Times New Roman" w:eastAsia="Times New Roman" w:hAnsi="Times New Roman" w:cs="Times New Roman"/>
          <w:i w:val="0"/>
          <w:iCs w:val="0"/>
          <w:noProof/>
          <w:sz w:val="22"/>
          <w:szCs w:val="22"/>
        </w:rPr>
        <w:drawing>
          <wp:anchor distT="0" distB="0" distL="114300" distR="114300" simplePos="0" relativeHeight="251663362" behindDoc="0" locked="0" layoutInCell="1" allowOverlap="1" wp14:anchorId="0B4661FC" wp14:editId="5A584CCD">
            <wp:simplePos x="0" y="0"/>
            <wp:positionH relativeFrom="column">
              <wp:posOffset>3657600</wp:posOffset>
            </wp:positionH>
            <wp:positionV relativeFrom="paragraph">
              <wp:posOffset>192405</wp:posOffset>
            </wp:positionV>
            <wp:extent cx="2754630" cy="2731135"/>
            <wp:effectExtent l="0" t="0" r="7620" b="0"/>
            <wp:wrapSquare wrapText="bothSides"/>
            <wp:docPr id="1783554883" name="Picture 1"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54883" name="Picture 1" descr="A blue square with white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54630" cy="2731135"/>
                    </a:xfrm>
                    <a:prstGeom prst="rect">
                      <a:avLst/>
                    </a:prstGeom>
                  </pic:spPr>
                </pic:pic>
              </a:graphicData>
            </a:graphic>
            <wp14:sizeRelH relativeFrom="margin">
              <wp14:pctWidth>0</wp14:pctWidth>
            </wp14:sizeRelH>
            <wp14:sizeRelV relativeFrom="margin">
              <wp14:pctHeight>0</wp14:pctHeight>
            </wp14:sizeRelV>
          </wp:anchor>
        </w:drawing>
      </w:r>
    </w:p>
    <w:p w14:paraId="1F2BE370" w14:textId="086BD5F4" w:rsidR="007839BB" w:rsidRDefault="007839BB" w:rsidP="008A39F8">
      <w:pPr>
        <w:spacing w:after="0"/>
        <w:rPr>
          <w:rFonts w:ascii="Times New Roman" w:eastAsia="Times New Roman" w:hAnsi="Times New Roman" w:cs="Times New Roman"/>
          <w:b/>
          <w:bCs/>
          <w:i w:val="0"/>
          <w:iCs w:val="0"/>
          <w:sz w:val="22"/>
          <w:szCs w:val="22"/>
        </w:rPr>
      </w:pPr>
      <w:r w:rsidRPr="00CE4327">
        <w:rPr>
          <w:rFonts w:ascii="Times New Roman" w:eastAsia="Times New Roman" w:hAnsi="Times New Roman" w:cs="Times New Roman"/>
          <w:i w:val="0"/>
          <w:iCs w:val="0"/>
          <w:noProof/>
          <w:sz w:val="22"/>
          <w:szCs w:val="22"/>
        </w:rPr>
        <w:drawing>
          <wp:inline distT="0" distB="0" distL="0" distR="0" wp14:anchorId="6CEFF819" wp14:editId="4D0DD662">
            <wp:extent cx="3470399" cy="2673493"/>
            <wp:effectExtent l="0" t="0" r="0" b="0"/>
            <wp:docPr id="7065102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10225" name="Picture 1" descr="A screenshot of a computer program&#10;&#10;Description automatically generated"/>
                    <pic:cNvPicPr/>
                  </pic:nvPicPr>
                  <pic:blipFill>
                    <a:blip r:embed="rId32"/>
                    <a:stretch>
                      <a:fillRect/>
                    </a:stretch>
                  </pic:blipFill>
                  <pic:spPr>
                    <a:xfrm>
                      <a:off x="0" y="0"/>
                      <a:ext cx="3486674" cy="2686031"/>
                    </a:xfrm>
                    <a:prstGeom prst="rect">
                      <a:avLst/>
                    </a:prstGeom>
                  </pic:spPr>
                </pic:pic>
              </a:graphicData>
            </a:graphic>
          </wp:inline>
        </w:drawing>
      </w:r>
      <w:r w:rsidRPr="007839BB">
        <w:rPr>
          <w:rFonts w:ascii="Times New Roman" w:eastAsia="Times New Roman" w:hAnsi="Times New Roman" w:cs="Times New Roman"/>
          <w:i w:val="0"/>
          <w:iCs w:val="0"/>
          <w:sz w:val="22"/>
          <w:szCs w:val="22"/>
        </w:rPr>
        <w:t xml:space="preserve"> </w:t>
      </w:r>
    </w:p>
    <w:p w14:paraId="2BEEE584" w14:textId="3AF19EBE" w:rsidR="008A39F8" w:rsidRPr="008A39F8" w:rsidRDefault="008A39F8" w:rsidP="008A39F8">
      <w:pPr>
        <w:spacing w:after="0"/>
        <w:rPr>
          <w:rFonts w:ascii="Times New Roman" w:eastAsia="Times New Roman" w:hAnsi="Times New Roman" w:cs="Times New Roman"/>
          <w:b/>
          <w:bCs/>
          <w:i w:val="0"/>
          <w:iCs w:val="0"/>
          <w:sz w:val="22"/>
          <w:szCs w:val="22"/>
        </w:rPr>
      </w:pPr>
      <w:r w:rsidRPr="008A39F8">
        <w:rPr>
          <w:rFonts w:ascii="Times New Roman" w:eastAsia="Times New Roman" w:hAnsi="Times New Roman" w:cs="Times New Roman"/>
          <w:b/>
          <w:bCs/>
          <w:i w:val="0"/>
          <w:iCs w:val="0"/>
          <w:sz w:val="22"/>
          <w:szCs w:val="22"/>
        </w:rPr>
        <w:t>SVM Model:</w:t>
      </w:r>
    </w:p>
    <w:p w14:paraId="06E7BA12" w14:textId="6D6E1278" w:rsidR="008A39F8" w:rsidRPr="008A39F8" w:rsidRDefault="008A39F8" w:rsidP="008A39F8">
      <w:pPr>
        <w:spacing w:after="0"/>
        <w:rPr>
          <w:rFonts w:ascii="Times New Roman" w:eastAsia="Times New Roman" w:hAnsi="Times New Roman" w:cs="Times New Roman"/>
          <w:i w:val="0"/>
          <w:iCs w:val="0"/>
          <w:sz w:val="22"/>
          <w:szCs w:val="22"/>
        </w:rPr>
      </w:pPr>
      <w:r w:rsidRPr="0054467E">
        <w:rPr>
          <w:rFonts w:ascii="Times New Roman" w:eastAsia="Times New Roman" w:hAnsi="Times New Roman" w:cs="Times New Roman"/>
          <w:b/>
          <w:bCs/>
          <w:i w:val="0"/>
          <w:iCs w:val="0"/>
        </w:rPr>
        <w:t>Accuracy:</w:t>
      </w:r>
      <w:r w:rsidRPr="008A39F8">
        <w:rPr>
          <w:rFonts w:ascii="Times New Roman" w:eastAsia="Times New Roman" w:hAnsi="Times New Roman" w:cs="Times New Roman"/>
          <w:i w:val="0"/>
          <w:iCs w:val="0"/>
          <w:sz w:val="22"/>
          <w:szCs w:val="22"/>
        </w:rPr>
        <w:t xml:space="preserve"> The SVM model achieved an accuracy of approximately 83.21% on the test data. This indicates that the model correctly classified about 83.21% of the transactions as either fraudulent or non-fraudulent.</w:t>
      </w:r>
    </w:p>
    <w:p w14:paraId="02D9F219" w14:textId="77777777" w:rsidR="008A39F8" w:rsidRDefault="008A39F8" w:rsidP="008A39F8">
      <w:pPr>
        <w:spacing w:after="0"/>
        <w:rPr>
          <w:rFonts w:ascii="Times New Roman" w:eastAsia="Times New Roman" w:hAnsi="Times New Roman" w:cs="Times New Roman"/>
          <w:i w:val="0"/>
          <w:iCs w:val="0"/>
          <w:sz w:val="22"/>
          <w:szCs w:val="22"/>
        </w:rPr>
      </w:pPr>
      <w:r w:rsidRPr="0054467E">
        <w:rPr>
          <w:rFonts w:ascii="Times New Roman" w:eastAsia="Times New Roman" w:hAnsi="Times New Roman" w:cs="Times New Roman"/>
          <w:b/>
          <w:bCs/>
          <w:i w:val="0"/>
          <w:iCs w:val="0"/>
        </w:rPr>
        <w:t>Interpretation:</w:t>
      </w:r>
      <w:r w:rsidRPr="008A39F8">
        <w:rPr>
          <w:rFonts w:ascii="Times New Roman" w:eastAsia="Times New Roman" w:hAnsi="Times New Roman" w:cs="Times New Roman"/>
          <w:i w:val="0"/>
          <w:iCs w:val="0"/>
          <w:sz w:val="22"/>
          <w:szCs w:val="22"/>
        </w:rPr>
        <w:t xml:space="preserve"> While the accuracy is decent, further analysis is needed to understand the model's performance across different classes and to identify areas for improvement.</w:t>
      </w:r>
    </w:p>
    <w:p w14:paraId="0733E3C4" w14:textId="77777777" w:rsidR="00FB0137" w:rsidRPr="008A39F8" w:rsidRDefault="00FB0137" w:rsidP="008A39F8">
      <w:pPr>
        <w:spacing w:after="0"/>
        <w:rPr>
          <w:rFonts w:ascii="Times New Roman" w:eastAsia="Times New Roman" w:hAnsi="Times New Roman" w:cs="Times New Roman"/>
          <w:i w:val="0"/>
          <w:iCs w:val="0"/>
          <w:sz w:val="22"/>
          <w:szCs w:val="22"/>
        </w:rPr>
      </w:pPr>
    </w:p>
    <w:p w14:paraId="7E296D57" w14:textId="77777777" w:rsidR="008A39F8" w:rsidRPr="008A39F8" w:rsidRDefault="008A39F8" w:rsidP="008A39F8">
      <w:pPr>
        <w:spacing w:after="0"/>
        <w:rPr>
          <w:rFonts w:ascii="Times New Roman" w:eastAsia="Times New Roman" w:hAnsi="Times New Roman" w:cs="Times New Roman"/>
          <w:b/>
          <w:bCs/>
          <w:i w:val="0"/>
          <w:iCs w:val="0"/>
          <w:sz w:val="22"/>
          <w:szCs w:val="22"/>
        </w:rPr>
      </w:pPr>
      <w:r w:rsidRPr="008A39F8">
        <w:rPr>
          <w:rFonts w:ascii="Times New Roman" w:eastAsia="Times New Roman" w:hAnsi="Times New Roman" w:cs="Times New Roman"/>
          <w:b/>
          <w:bCs/>
          <w:i w:val="0"/>
          <w:iCs w:val="0"/>
          <w:sz w:val="22"/>
          <w:szCs w:val="22"/>
        </w:rPr>
        <w:t>Linear SVM with Hyperparameter Tuning:</w:t>
      </w:r>
    </w:p>
    <w:p w14:paraId="16548EA8" w14:textId="77777777" w:rsidR="008A39F8" w:rsidRPr="008A39F8" w:rsidRDefault="008A39F8" w:rsidP="008A39F8">
      <w:pPr>
        <w:spacing w:after="0"/>
        <w:rPr>
          <w:rFonts w:ascii="Times New Roman" w:eastAsia="Times New Roman" w:hAnsi="Times New Roman" w:cs="Times New Roman"/>
          <w:i w:val="0"/>
          <w:iCs w:val="0"/>
          <w:sz w:val="22"/>
          <w:szCs w:val="22"/>
        </w:rPr>
      </w:pPr>
      <w:r w:rsidRPr="00FB0137">
        <w:rPr>
          <w:rFonts w:ascii="Times New Roman" w:eastAsia="Times New Roman" w:hAnsi="Times New Roman" w:cs="Times New Roman"/>
          <w:b/>
          <w:bCs/>
          <w:i w:val="0"/>
          <w:iCs w:val="0"/>
        </w:rPr>
        <w:t>Best Parameters:</w:t>
      </w:r>
      <w:r w:rsidRPr="008A39F8">
        <w:rPr>
          <w:rFonts w:ascii="Times New Roman" w:eastAsia="Times New Roman" w:hAnsi="Times New Roman" w:cs="Times New Roman"/>
          <w:i w:val="0"/>
          <w:iCs w:val="0"/>
          <w:sz w:val="22"/>
          <w:szCs w:val="22"/>
        </w:rPr>
        <w:t xml:space="preserve"> The best parameters obtained through grid search for the Linear SVM model were {'C': 0.001}, with a corresponding cross-validated accuracy score of approximately 95.45%.</w:t>
      </w:r>
    </w:p>
    <w:p w14:paraId="26692E3D" w14:textId="198A0358" w:rsidR="00742E4B" w:rsidRDefault="008A39F8" w:rsidP="008A39F8">
      <w:pPr>
        <w:spacing w:after="0"/>
        <w:rPr>
          <w:rFonts w:ascii="Times New Roman" w:eastAsia="Times New Roman" w:hAnsi="Times New Roman" w:cs="Times New Roman"/>
          <w:i w:val="0"/>
          <w:iCs w:val="0"/>
          <w:sz w:val="22"/>
          <w:szCs w:val="22"/>
        </w:rPr>
      </w:pPr>
      <w:r w:rsidRPr="00F010F0">
        <w:rPr>
          <w:rFonts w:ascii="Times New Roman" w:eastAsia="Times New Roman" w:hAnsi="Times New Roman" w:cs="Times New Roman"/>
          <w:b/>
          <w:bCs/>
          <w:i w:val="0"/>
          <w:iCs w:val="0"/>
        </w:rPr>
        <w:t>Accuracy:</w:t>
      </w:r>
      <w:r w:rsidRPr="008A39F8">
        <w:rPr>
          <w:rFonts w:ascii="Times New Roman" w:eastAsia="Times New Roman" w:hAnsi="Times New Roman" w:cs="Times New Roman"/>
          <w:i w:val="0"/>
          <w:iCs w:val="0"/>
          <w:sz w:val="22"/>
          <w:szCs w:val="22"/>
        </w:rPr>
        <w:t xml:space="preserve"> After hyperparameter tuning, the Linear SVM model achieved an accuracy of approximately 95.87% on the test data.</w:t>
      </w:r>
    </w:p>
    <w:p w14:paraId="5FE02E39" w14:textId="77777777" w:rsidR="003C5F2B" w:rsidRDefault="003C5F2B" w:rsidP="003C5F2B">
      <w:pPr>
        <w:pStyle w:val="ListParagraph"/>
        <w:numPr>
          <w:ilvl w:val="0"/>
          <w:numId w:val="35"/>
        </w:numPr>
        <w:spacing w:after="0"/>
        <w:rPr>
          <w:rFonts w:ascii="Times New Roman" w:eastAsia="Times New Roman" w:hAnsi="Times New Roman" w:cs="Times New Roman"/>
          <w:i w:val="0"/>
          <w:sz w:val="22"/>
          <w:szCs w:val="22"/>
        </w:rPr>
      </w:pPr>
      <w:r w:rsidRPr="00D56EC0">
        <w:rPr>
          <w:rFonts w:ascii="Times New Roman" w:eastAsia="Times New Roman" w:hAnsi="Times New Roman" w:cs="Times New Roman"/>
          <w:b/>
          <w:bCs/>
          <w:i w:val="0"/>
          <w:sz w:val="22"/>
          <w:szCs w:val="22"/>
        </w:rPr>
        <w:t>Precision:</w:t>
      </w:r>
      <w:r w:rsidRPr="00D56EC0">
        <w:rPr>
          <w:rFonts w:ascii="Times New Roman" w:eastAsia="Times New Roman" w:hAnsi="Times New Roman" w:cs="Times New Roman"/>
          <w:i w:val="0"/>
          <w:sz w:val="22"/>
          <w:szCs w:val="22"/>
        </w:rPr>
        <w:t xml:space="preserve"> This metric indicates the proportion of correctly predicted instances among all instances predicted as belonging to a particular class. </w:t>
      </w:r>
    </w:p>
    <w:p w14:paraId="365A239D" w14:textId="77777777" w:rsidR="003C5F2B" w:rsidRDefault="003C5F2B" w:rsidP="003C5F2B">
      <w:pPr>
        <w:pStyle w:val="ListParagraph"/>
        <w:numPr>
          <w:ilvl w:val="2"/>
          <w:numId w:val="39"/>
        </w:numPr>
        <w:spacing w:after="0"/>
        <w:rPr>
          <w:rFonts w:ascii="Times New Roman" w:eastAsia="Times New Roman" w:hAnsi="Times New Roman" w:cs="Times New Roman"/>
          <w:i w:val="0"/>
          <w:sz w:val="22"/>
          <w:szCs w:val="22"/>
        </w:rPr>
      </w:pPr>
      <w:r w:rsidRPr="00F4284E">
        <w:rPr>
          <w:rFonts w:ascii="Times New Roman" w:eastAsia="Times New Roman" w:hAnsi="Times New Roman" w:cs="Times New Roman"/>
          <w:i w:val="0"/>
          <w:sz w:val="22"/>
          <w:szCs w:val="22"/>
        </w:rPr>
        <w:t>Class 0 (</w:t>
      </w:r>
      <w:proofErr w:type="spellStart"/>
      <w:r w:rsidRPr="00F4284E">
        <w:rPr>
          <w:rFonts w:ascii="Times New Roman" w:eastAsia="Times New Roman" w:hAnsi="Times New Roman" w:cs="Times New Roman"/>
          <w:i w:val="0"/>
          <w:sz w:val="22"/>
          <w:szCs w:val="22"/>
        </w:rPr>
        <w:t>high_risk</w:t>
      </w:r>
      <w:proofErr w:type="spellEnd"/>
      <w:r w:rsidRPr="00F4284E">
        <w:rPr>
          <w:rFonts w:ascii="Times New Roman" w:eastAsia="Times New Roman" w:hAnsi="Times New Roman" w:cs="Times New Roman"/>
          <w:i w:val="0"/>
          <w:sz w:val="22"/>
          <w:szCs w:val="22"/>
        </w:rPr>
        <w:t>): Precision of 100% indicates that all instances predicted as high risk were indeed high risk.</w:t>
      </w:r>
    </w:p>
    <w:p w14:paraId="3B150EE2" w14:textId="108AF832" w:rsidR="003C5F2B" w:rsidRPr="00873089" w:rsidRDefault="003C5F2B" w:rsidP="003C5F2B">
      <w:pPr>
        <w:pStyle w:val="ListParagraph"/>
        <w:numPr>
          <w:ilvl w:val="2"/>
          <w:numId w:val="39"/>
        </w:numPr>
        <w:spacing w:after="0"/>
        <w:rPr>
          <w:rFonts w:ascii="Times New Roman" w:eastAsia="Times New Roman" w:hAnsi="Times New Roman" w:cs="Times New Roman"/>
          <w:i w:val="0"/>
          <w:sz w:val="22"/>
          <w:szCs w:val="22"/>
        </w:rPr>
      </w:pPr>
      <w:r w:rsidRPr="00873089">
        <w:rPr>
          <w:rFonts w:ascii="Times New Roman" w:eastAsia="Times New Roman" w:hAnsi="Times New Roman" w:cs="Times New Roman"/>
          <w:i w:val="0"/>
          <w:sz w:val="22"/>
          <w:szCs w:val="22"/>
        </w:rPr>
        <w:lastRenderedPageBreak/>
        <w:t>Class 1 (</w:t>
      </w:r>
      <w:proofErr w:type="spellStart"/>
      <w:r w:rsidRPr="00873089">
        <w:rPr>
          <w:rFonts w:ascii="Times New Roman" w:eastAsia="Times New Roman" w:hAnsi="Times New Roman" w:cs="Times New Roman"/>
          <w:i w:val="0"/>
          <w:sz w:val="22"/>
          <w:szCs w:val="22"/>
        </w:rPr>
        <w:t>low_risk</w:t>
      </w:r>
      <w:proofErr w:type="spellEnd"/>
      <w:r w:rsidRPr="00873089">
        <w:rPr>
          <w:rFonts w:ascii="Times New Roman" w:eastAsia="Times New Roman" w:hAnsi="Times New Roman" w:cs="Times New Roman"/>
          <w:i w:val="0"/>
          <w:sz w:val="22"/>
          <w:szCs w:val="22"/>
        </w:rPr>
        <w:t>): Precision of 9</w:t>
      </w:r>
      <w:r w:rsidR="0004613D">
        <w:rPr>
          <w:rFonts w:ascii="Times New Roman" w:eastAsia="Times New Roman" w:hAnsi="Times New Roman" w:cs="Times New Roman"/>
          <w:i w:val="0"/>
          <w:sz w:val="22"/>
          <w:szCs w:val="22"/>
        </w:rPr>
        <w:t>7</w:t>
      </w:r>
      <w:r w:rsidRPr="00873089">
        <w:rPr>
          <w:rFonts w:ascii="Times New Roman" w:eastAsia="Times New Roman" w:hAnsi="Times New Roman" w:cs="Times New Roman"/>
          <w:i w:val="0"/>
          <w:sz w:val="22"/>
          <w:szCs w:val="22"/>
        </w:rPr>
        <w:t>% indicates that 9</w:t>
      </w:r>
      <w:r w:rsidR="0004613D">
        <w:rPr>
          <w:rFonts w:ascii="Times New Roman" w:eastAsia="Times New Roman" w:hAnsi="Times New Roman" w:cs="Times New Roman"/>
          <w:i w:val="0"/>
          <w:sz w:val="22"/>
          <w:szCs w:val="22"/>
        </w:rPr>
        <w:t>7</w:t>
      </w:r>
      <w:r w:rsidRPr="00873089">
        <w:rPr>
          <w:rFonts w:ascii="Times New Roman" w:eastAsia="Times New Roman" w:hAnsi="Times New Roman" w:cs="Times New Roman"/>
          <w:i w:val="0"/>
          <w:sz w:val="22"/>
          <w:szCs w:val="22"/>
        </w:rPr>
        <w:t>% of instances predicted as low risk were actually low risk.</w:t>
      </w:r>
    </w:p>
    <w:p w14:paraId="03815779" w14:textId="50E9EA0A" w:rsidR="008F7907" w:rsidRPr="00873089" w:rsidRDefault="003C5F2B" w:rsidP="008F7907">
      <w:pPr>
        <w:pStyle w:val="ListParagraph"/>
        <w:numPr>
          <w:ilvl w:val="2"/>
          <w:numId w:val="39"/>
        </w:numPr>
        <w:spacing w:after="0"/>
        <w:rPr>
          <w:rFonts w:ascii="Times New Roman" w:eastAsia="Times New Roman" w:hAnsi="Times New Roman" w:cs="Times New Roman"/>
          <w:i w:val="0"/>
          <w:sz w:val="22"/>
          <w:szCs w:val="22"/>
        </w:rPr>
      </w:pPr>
      <w:r w:rsidRPr="00873089">
        <w:rPr>
          <w:rFonts w:ascii="Times New Roman" w:eastAsia="Times New Roman" w:hAnsi="Times New Roman" w:cs="Times New Roman"/>
          <w:i w:val="0"/>
          <w:sz w:val="22"/>
          <w:szCs w:val="22"/>
        </w:rPr>
        <w:t>Class 2 (</w:t>
      </w:r>
      <w:proofErr w:type="spellStart"/>
      <w:r w:rsidRPr="00873089">
        <w:rPr>
          <w:rFonts w:ascii="Times New Roman" w:eastAsia="Times New Roman" w:hAnsi="Times New Roman" w:cs="Times New Roman"/>
          <w:i w:val="0"/>
          <w:sz w:val="22"/>
          <w:szCs w:val="22"/>
        </w:rPr>
        <w:t>moderate_risk</w:t>
      </w:r>
      <w:proofErr w:type="spellEnd"/>
      <w:r w:rsidRPr="00873089">
        <w:rPr>
          <w:rFonts w:ascii="Times New Roman" w:eastAsia="Times New Roman" w:hAnsi="Times New Roman" w:cs="Times New Roman"/>
          <w:i w:val="0"/>
          <w:sz w:val="22"/>
          <w:szCs w:val="22"/>
        </w:rPr>
        <w:t xml:space="preserve">): Precision of </w:t>
      </w:r>
      <w:r w:rsidR="0004613D">
        <w:rPr>
          <w:rFonts w:ascii="Times New Roman" w:eastAsia="Times New Roman" w:hAnsi="Times New Roman" w:cs="Times New Roman"/>
          <w:i w:val="0"/>
          <w:sz w:val="22"/>
          <w:szCs w:val="22"/>
        </w:rPr>
        <w:t>84</w:t>
      </w:r>
      <w:r w:rsidRPr="00873089">
        <w:rPr>
          <w:rFonts w:ascii="Times New Roman" w:eastAsia="Times New Roman" w:hAnsi="Times New Roman" w:cs="Times New Roman"/>
          <w:i w:val="0"/>
          <w:sz w:val="22"/>
          <w:szCs w:val="22"/>
        </w:rPr>
        <w:t>% indicates that</w:t>
      </w:r>
      <w:r w:rsidR="0004613D">
        <w:rPr>
          <w:rFonts w:ascii="Times New Roman" w:eastAsia="Times New Roman" w:hAnsi="Times New Roman" w:cs="Times New Roman"/>
          <w:i w:val="0"/>
          <w:sz w:val="22"/>
          <w:szCs w:val="22"/>
        </w:rPr>
        <w:t xml:space="preserve"> only </w:t>
      </w:r>
      <w:r w:rsidR="008F7907">
        <w:rPr>
          <w:rFonts w:ascii="Times New Roman" w:eastAsia="Times New Roman" w:hAnsi="Times New Roman" w:cs="Times New Roman"/>
          <w:i w:val="0"/>
          <w:sz w:val="22"/>
          <w:szCs w:val="22"/>
        </w:rPr>
        <w:t>84</w:t>
      </w:r>
      <w:r w:rsidR="008F7907" w:rsidRPr="00873089">
        <w:rPr>
          <w:rFonts w:ascii="Times New Roman" w:eastAsia="Times New Roman" w:hAnsi="Times New Roman" w:cs="Times New Roman"/>
          <w:i w:val="0"/>
          <w:sz w:val="22"/>
          <w:szCs w:val="22"/>
        </w:rPr>
        <w:t>% of instances predicted as low risk were low risk.</w:t>
      </w:r>
    </w:p>
    <w:p w14:paraId="31E8CD91" w14:textId="14056F04" w:rsidR="003C5F2B" w:rsidRPr="00873089" w:rsidRDefault="003C5F2B" w:rsidP="003C5F2B">
      <w:pPr>
        <w:pStyle w:val="ListParagraph"/>
        <w:numPr>
          <w:ilvl w:val="2"/>
          <w:numId w:val="39"/>
        </w:numPr>
        <w:spacing w:after="0"/>
        <w:rPr>
          <w:rFonts w:ascii="Times New Roman" w:eastAsia="Times New Roman" w:hAnsi="Times New Roman" w:cs="Times New Roman"/>
          <w:i w:val="0"/>
          <w:sz w:val="22"/>
          <w:szCs w:val="22"/>
        </w:rPr>
      </w:pPr>
      <w:r w:rsidRPr="00873089">
        <w:rPr>
          <w:rFonts w:ascii="Times New Roman" w:eastAsia="Times New Roman" w:hAnsi="Times New Roman" w:cs="Times New Roman"/>
          <w:i w:val="0"/>
          <w:sz w:val="22"/>
          <w:szCs w:val="22"/>
        </w:rPr>
        <w:t>.</w:t>
      </w:r>
    </w:p>
    <w:p w14:paraId="4B2308DE" w14:textId="77777777" w:rsidR="003C5F2B" w:rsidRPr="00873089" w:rsidRDefault="003C5F2B" w:rsidP="003C5F2B">
      <w:pPr>
        <w:pStyle w:val="ListParagraph"/>
        <w:numPr>
          <w:ilvl w:val="0"/>
          <w:numId w:val="35"/>
        </w:numPr>
        <w:spacing w:after="0"/>
        <w:rPr>
          <w:rFonts w:ascii="Times New Roman" w:eastAsia="Times New Roman" w:hAnsi="Times New Roman" w:cs="Times New Roman"/>
          <w:i w:val="0"/>
          <w:sz w:val="22"/>
          <w:szCs w:val="22"/>
        </w:rPr>
      </w:pPr>
      <w:r w:rsidRPr="00873089">
        <w:rPr>
          <w:rFonts w:ascii="Times New Roman" w:eastAsia="Times New Roman" w:hAnsi="Times New Roman" w:cs="Times New Roman"/>
          <w:b/>
          <w:bCs/>
          <w:i w:val="0"/>
          <w:sz w:val="22"/>
          <w:szCs w:val="22"/>
        </w:rPr>
        <w:t>Recall:</w:t>
      </w:r>
      <w:r w:rsidRPr="00873089">
        <w:rPr>
          <w:rFonts w:ascii="Times New Roman" w:eastAsia="Times New Roman" w:hAnsi="Times New Roman" w:cs="Times New Roman"/>
          <w:i w:val="0"/>
          <w:sz w:val="22"/>
          <w:szCs w:val="22"/>
        </w:rPr>
        <w:t xml:space="preserve"> This metric indicates the proportion of correctly predicted instances among all instances that belong to a particular class. </w:t>
      </w:r>
    </w:p>
    <w:p w14:paraId="1A181AA5" w14:textId="77777777" w:rsidR="003C5F2B" w:rsidRPr="00873089" w:rsidRDefault="003C5F2B" w:rsidP="003C5F2B">
      <w:pPr>
        <w:pStyle w:val="ListParagraph"/>
        <w:numPr>
          <w:ilvl w:val="2"/>
          <w:numId w:val="38"/>
        </w:numPr>
        <w:spacing w:after="0"/>
        <w:rPr>
          <w:rFonts w:ascii="Times New Roman" w:eastAsia="Times New Roman" w:hAnsi="Times New Roman" w:cs="Times New Roman"/>
          <w:i w:val="0"/>
          <w:sz w:val="22"/>
          <w:szCs w:val="22"/>
        </w:rPr>
      </w:pPr>
      <w:r w:rsidRPr="00873089">
        <w:rPr>
          <w:rFonts w:ascii="Times New Roman" w:eastAsia="Times New Roman" w:hAnsi="Times New Roman" w:cs="Times New Roman"/>
          <w:i w:val="0"/>
          <w:sz w:val="22"/>
          <w:szCs w:val="22"/>
        </w:rPr>
        <w:t>Class 0 (</w:t>
      </w:r>
      <w:proofErr w:type="spellStart"/>
      <w:r w:rsidRPr="00873089">
        <w:rPr>
          <w:rFonts w:ascii="Times New Roman" w:eastAsia="Times New Roman" w:hAnsi="Times New Roman" w:cs="Times New Roman"/>
          <w:i w:val="0"/>
          <w:sz w:val="22"/>
          <w:szCs w:val="22"/>
        </w:rPr>
        <w:t>high_risk</w:t>
      </w:r>
      <w:proofErr w:type="spellEnd"/>
      <w:r w:rsidRPr="00873089">
        <w:rPr>
          <w:rFonts w:ascii="Times New Roman" w:eastAsia="Times New Roman" w:hAnsi="Times New Roman" w:cs="Times New Roman"/>
          <w:i w:val="0"/>
          <w:sz w:val="22"/>
          <w:szCs w:val="22"/>
        </w:rPr>
        <w:t>): Recall of 100% indicates that all actual high-risk instances were correctly identified as high risk.</w:t>
      </w:r>
    </w:p>
    <w:p w14:paraId="29C2F84C" w14:textId="3F91B50B" w:rsidR="003C5F2B" w:rsidRPr="00873089" w:rsidRDefault="003C5F2B" w:rsidP="003C5F2B">
      <w:pPr>
        <w:pStyle w:val="ListParagraph"/>
        <w:numPr>
          <w:ilvl w:val="2"/>
          <w:numId w:val="38"/>
        </w:numPr>
        <w:spacing w:after="0"/>
        <w:rPr>
          <w:rFonts w:ascii="Times New Roman" w:eastAsia="Times New Roman" w:hAnsi="Times New Roman" w:cs="Times New Roman"/>
          <w:i w:val="0"/>
          <w:sz w:val="22"/>
          <w:szCs w:val="22"/>
        </w:rPr>
      </w:pPr>
      <w:r w:rsidRPr="00873089">
        <w:rPr>
          <w:rFonts w:ascii="Times New Roman" w:eastAsia="Times New Roman" w:hAnsi="Times New Roman" w:cs="Times New Roman"/>
          <w:i w:val="0"/>
          <w:sz w:val="22"/>
          <w:szCs w:val="22"/>
        </w:rPr>
        <w:t>Class 1 (</w:t>
      </w:r>
      <w:proofErr w:type="spellStart"/>
      <w:r w:rsidRPr="00873089">
        <w:rPr>
          <w:rFonts w:ascii="Times New Roman" w:eastAsia="Times New Roman" w:hAnsi="Times New Roman" w:cs="Times New Roman"/>
          <w:i w:val="0"/>
          <w:sz w:val="22"/>
          <w:szCs w:val="22"/>
        </w:rPr>
        <w:t>low_risk</w:t>
      </w:r>
      <w:proofErr w:type="spellEnd"/>
      <w:r w:rsidRPr="00873089">
        <w:rPr>
          <w:rFonts w:ascii="Times New Roman" w:eastAsia="Times New Roman" w:hAnsi="Times New Roman" w:cs="Times New Roman"/>
          <w:i w:val="0"/>
          <w:sz w:val="22"/>
          <w:szCs w:val="22"/>
        </w:rPr>
        <w:t xml:space="preserve">): Recall of </w:t>
      </w:r>
      <w:r w:rsidR="008F7907">
        <w:rPr>
          <w:rFonts w:ascii="Times New Roman" w:eastAsia="Times New Roman" w:hAnsi="Times New Roman" w:cs="Times New Roman"/>
          <w:i w:val="0"/>
          <w:sz w:val="22"/>
          <w:szCs w:val="22"/>
        </w:rPr>
        <w:t>98</w:t>
      </w:r>
      <w:r w:rsidRPr="00873089">
        <w:rPr>
          <w:rFonts w:ascii="Times New Roman" w:eastAsia="Times New Roman" w:hAnsi="Times New Roman" w:cs="Times New Roman"/>
          <w:i w:val="0"/>
          <w:sz w:val="22"/>
          <w:szCs w:val="22"/>
        </w:rPr>
        <w:t xml:space="preserve">% indicates that </w:t>
      </w:r>
      <w:r w:rsidR="00387DAF">
        <w:rPr>
          <w:rFonts w:ascii="Times New Roman" w:eastAsia="Times New Roman" w:hAnsi="Times New Roman" w:cs="Times New Roman"/>
          <w:i w:val="0"/>
          <w:sz w:val="22"/>
          <w:szCs w:val="22"/>
        </w:rPr>
        <w:t xml:space="preserve">most of the </w:t>
      </w:r>
      <w:r w:rsidRPr="00873089">
        <w:rPr>
          <w:rFonts w:ascii="Times New Roman" w:eastAsia="Times New Roman" w:hAnsi="Times New Roman" w:cs="Times New Roman"/>
          <w:i w:val="0"/>
          <w:sz w:val="22"/>
          <w:szCs w:val="22"/>
        </w:rPr>
        <w:t>actual low-risk instances were correctly identified as low risk.</w:t>
      </w:r>
    </w:p>
    <w:p w14:paraId="37BC329C" w14:textId="723F76A3" w:rsidR="003C5F2B" w:rsidRPr="00873089" w:rsidRDefault="003C5F2B" w:rsidP="003C5F2B">
      <w:pPr>
        <w:pStyle w:val="ListParagraph"/>
        <w:numPr>
          <w:ilvl w:val="2"/>
          <w:numId w:val="38"/>
        </w:numPr>
        <w:spacing w:after="0"/>
        <w:rPr>
          <w:rFonts w:ascii="Times New Roman" w:eastAsia="Times New Roman" w:hAnsi="Times New Roman" w:cs="Times New Roman"/>
          <w:i w:val="0"/>
          <w:sz w:val="22"/>
          <w:szCs w:val="22"/>
        </w:rPr>
      </w:pPr>
      <w:r w:rsidRPr="00873089">
        <w:rPr>
          <w:rFonts w:ascii="Times New Roman" w:eastAsia="Times New Roman" w:hAnsi="Times New Roman" w:cs="Times New Roman"/>
          <w:i w:val="0"/>
          <w:sz w:val="22"/>
          <w:szCs w:val="22"/>
        </w:rPr>
        <w:t>Class 2 (</w:t>
      </w:r>
      <w:proofErr w:type="spellStart"/>
      <w:r w:rsidRPr="00873089">
        <w:rPr>
          <w:rFonts w:ascii="Times New Roman" w:eastAsia="Times New Roman" w:hAnsi="Times New Roman" w:cs="Times New Roman"/>
          <w:i w:val="0"/>
          <w:sz w:val="22"/>
          <w:szCs w:val="22"/>
        </w:rPr>
        <w:t>moderate_risk</w:t>
      </w:r>
      <w:proofErr w:type="spellEnd"/>
      <w:r w:rsidRPr="00873089">
        <w:rPr>
          <w:rFonts w:ascii="Times New Roman" w:eastAsia="Times New Roman" w:hAnsi="Times New Roman" w:cs="Times New Roman"/>
          <w:i w:val="0"/>
          <w:sz w:val="22"/>
          <w:szCs w:val="22"/>
        </w:rPr>
        <w:t xml:space="preserve">): Recall of </w:t>
      </w:r>
      <w:r w:rsidR="00387DAF">
        <w:rPr>
          <w:rFonts w:ascii="Times New Roman" w:eastAsia="Times New Roman" w:hAnsi="Times New Roman" w:cs="Times New Roman"/>
          <w:i w:val="0"/>
          <w:sz w:val="22"/>
          <w:szCs w:val="22"/>
        </w:rPr>
        <w:t>74</w:t>
      </w:r>
      <w:r w:rsidRPr="00873089">
        <w:rPr>
          <w:rFonts w:ascii="Times New Roman" w:eastAsia="Times New Roman" w:hAnsi="Times New Roman" w:cs="Times New Roman"/>
          <w:i w:val="0"/>
          <w:sz w:val="22"/>
          <w:szCs w:val="22"/>
        </w:rPr>
        <w:t xml:space="preserve">% indicates that </w:t>
      </w:r>
      <w:r w:rsidR="00387DAF">
        <w:rPr>
          <w:rFonts w:ascii="Times New Roman" w:eastAsia="Times New Roman" w:hAnsi="Times New Roman" w:cs="Times New Roman"/>
          <w:i w:val="0"/>
          <w:sz w:val="22"/>
          <w:szCs w:val="22"/>
        </w:rPr>
        <w:t>only 74</w:t>
      </w:r>
      <w:r w:rsidRPr="00873089">
        <w:rPr>
          <w:rFonts w:ascii="Times New Roman" w:eastAsia="Times New Roman" w:hAnsi="Times New Roman" w:cs="Times New Roman"/>
          <w:i w:val="0"/>
          <w:sz w:val="22"/>
          <w:szCs w:val="22"/>
        </w:rPr>
        <w:t>% of actual moderate-risk instances were correctly identified as moderate risk.</w:t>
      </w:r>
    </w:p>
    <w:p w14:paraId="49EE4A96" w14:textId="77777777" w:rsidR="003C5F2B" w:rsidRPr="00873089" w:rsidRDefault="003C5F2B" w:rsidP="003C5F2B">
      <w:pPr>
        <w:pStyle w:val="ListParagraph"/>
        <w:numPr>
          <w:ilvl w:val="0"/>
          <w:numId w:val="35"/>
        </w:numPr>
        <w:spacing w:after="0"/>
        <w:rPr>
          <w:rFonts w:ascii="Times New Roman" w:eastAsia="Times New Roman" w:hAnsi="Times New Roman" w:cs="Times New Roman"/>
          <w:i w:val="0"/>
          <w:sz w:val="22"/>
          <w:szCs w:val="22"/>
        </w:rPr>
      </w:pPr>
      <w:r w:rsidRPr="00873089">
        <w:rPr>
          <w:rFonts w:ascii="Times New Roman" w:eastAsia="Times New Roman" w:hAnsi="Times New Roman" w:cs="Times New Roman"/>
          <w:b/>
          <w:bCs/>
          <w:i w:val="0"/>
          <w:sz w:val="22"/>
          <w:szCs w:val="22"/>
        </w:rPr>
        <w:t>F1-score:</w:t>
      </w:r>
      <w:r w:rsidRPr="00873089">
        <w:rPr>
          <w:rFonts w:ascii="Times New Roman" w:eastAsia="Times New Roman" w:hAnsi="Times New Roman" w:cs="Times New Roman"/>
          <w:i w:val="0"/>
          <w:sz w:val="22"/>
          <w:szCs w:val="22"/>
        </w:rPr>
        <w:t xml:space="preserve"> This metric is the harmonic mean of precision and recall and provides a balance between the two. It is useful when classes are imbalanced. For example:</w:t>
      </w:r>
    </w:p>
    <w:p w14:paraId="55B03402" w14:textId="77777777" w:rsidR="003C5F2B" w:rsidRPr="00873089" w:rsidRDefault="003C5F2B" w:rsidP="003C5F2B">
      <w:pPr>
        <w:pStyle w:val="ListParagraph"/>
        <w:numPr>
          <w:ilvl w:val="2"/>
          <w:numId w:val="40"/>
        </w:numPr>
        <w:spacing w:after="0"/>
        <w:rPr>
          <w:rFonts w:ascii="Times New Roman" w:eastAsia="Times New Roman" w:hAnsi="Times New Roman" w:cs="Times New Roman"/>
          <w:i w:val="0"/>
          <w:sz w:val="22"/>
          <w:szCs w:val="22"/>
        </w:rPr>
      </w:pPr>
      <w:r w:rsidRPr="00873089">
        <w:rPr>
          <w:rFonts w:ascii="Times New Roman" w:eastAsia="Times New Roman" w:hAnsi="Times New Roman" w:cs="Times New Roman"/>
          <w:i w:val="0"/>
          <w:sz w:val="22"/>
          <w:szCs w:val="22"/>
        </w:rPr>
        <w:t>Class 0 (</w:t>
      </w:r>
      <w:proofErr w:type="spellStart"/>
      <w:r w:rsidRPr="00873089">
        <w:rPr>
          <w:rFonts w:ascii="Times New Roman" w:eastAsia="Times New Roman" w:hAnsi="Times New Roman" w:cs="Times New Roman"/>
          <w:i w:val="0"/>
          <w:sz w:val="22"/>
          <w:szCs w:val="22"/>
        </w:rPr>
        <w:t>high_risk</w:t>
      </w:r>
      <w:proofErr w:type="spellEnd"/>
      <w:r w:rsidRPr="00873089">
        <w:rPr>
          <w:rFonts w:ascii="Times New Roman" w:eastAsia="Times New Roman" w:hAnsi="Times New Roman" w:cs="Times New Roman"/>
          <w:i w:val="0"/>
          <w:sz w:val="22"/>
          <w:szCs w:val="22"/>
        </w:rPr>
        <w:t>): F1-score of 100% indicates high precision and recall, implying a robust identification of high-risk transactions.</w:t>
      </w:r>
    </w:p>
    <w:p w14:paraId="63C8108F" w14:textId="77777777" w:rsidR="003C5F2B" w:rsidRPr="00873089" w:rsidRDefault="003C5F2B" w:rsidP="003C5F2B">
      <w:pPr>
        <w:pStyle w:val="ListParagraph"/>
        <w:numPr>
          <w:ilvl w:val="2"/>
          <w:numId w:val="40"/>
        </w:numPr>
        <w:spacing w:after="0"/>
        <w:rPr>
          <w:rFonts w:ascii="Times New Roman" w:eastAsia="Times New Roman" w:hAnsi="Times New Roman" w:cs="Times New Roman"/>
          <w:i w:val="0"/>
          <w:sz w:val="22"/>
          <w:szCs w:val="22"/>
        </w:rPr>
      </w:pPr>
      <w:r w:rsidRPr="00873089">
        <w:rPr>
          <w:rFonts w:ascii="Times New Roman" w:eastAsia="Times New Roman" w:hAnsi="Times New Roman" w:cs="Times New Roman"/>
          <w:i w:val="0"/>
          <w:sz w:val="22"/>
          <w:szCs w:val="22"/>
        </w:rPr>
        <w:t>Class 1 (</w:t>
      </w:r>
      <w:proofErr w:type="spellStart"/>
      <w:r w:rsidRPr="00873089">
        <w:rPr>
          <w:rFonts w:ascii="Times New Roman" w:eastAsia="Times New Roman" w:hAnsi="Times New Roman" w:cs="Times New Roman"/>
          <w:i w:val="0"/>
          <w:sz w:val="22"/>
          <w:szCs w:val="22"/>
        </w:rPr>
        <w:t>low_risk</w:t>
      </w:r>
      <w:proofErr w:type="spellEnd"/>
      <w:r w:rsidRPr="00873089">
        <w:rPr>
          <w:rFonts w:ascii="Times New Roman" w:eastAsia="Times New Roman" w:hAnsi="Times New Roman" w:cs="Times New Roman"/>
          <w:i w:val="0"/>
          <w:sz w:val="22"/>
          <w:szCs w:val="22"/>
        </w:rPr>
        <w:t>): F1-score of 100% indicates high precision and recall, implying a robust identification of low-risk transactions.</w:t>
      </w:r>
    </w:p>
    <w:p w14:paraId="4F14360F" w14:textId="77777777" w:rsidR="00D918F8" w:rsidRPr="00ED625A" w:rsidRDefault="00D918F8" w:rsidP="00D918F8">
      <w:pPr>
        <w:spacing w:after="0"/>
        <w:rPr>
          <w:rFonts w:ascii="Times New Roman" w:eastAsia="Times New Roman" w:hAnsi="Times New Roman" w:cs="Times New Roman"/>
          <w:b/>
          <w:bCs/>
          <w:i w:val="0"/>
          <w:iCs w:val="0"/>
          <w:sz w:val="22"/>
          <w:szCs w:val="22"/>
        </w:rPr>
      </w:pPr>
      <w:r w:rsidRPr="00ED625A">
        <w:rPr>
          <w:rFonts w:ascii="Times New Roman" w:eastAsia="Times New Roman" w:hAnsi="Times New Roman" w:cs="Times New Roman"/>
          <w:b/>
          <w:bCs/>
          <w:i w:val="0"/>
          <w:iCs w:val="0"/>
          <w:sz w:val="22"/>
          <w:szCs w:val="22"/>
        </w:rPr>
        <w:t>Interpretation and Recommendations</w:t>
      </w:r>
    </w:p>
    <w:p w14:paraId="556AC90C" w14:textId="77777777" w:rsidR="00D918F8" w:rsidRPr="00ED625A" w:rsidRDefault="00D918F8" w:rsidP="00D918F8">
      <w:pPr>
        <w:spacing w:after="0"/>
        <w:rPr>
          <w:rFonts w:ascii="Times New Roman" w:eastAsia="Times New Roman" w:hAnsi="Times New Roman" w:cs="Times New Roman"/>
          <w:i w:val="0"/>
          <w:iCs w:val="0"/>
          <w:sz w:val="22"/>
          <w:szCs w:val="22"/>
        </w:rPr>
      </w:pPr>
      <w:r w:rsidRPr="00ED625A">
        <w:rPr>
          <w:rFonts w:ascii="Times New Roman" w:eastAsia="Times New Roman" w:hAnsi="Times New Roman" w:cs="Times New Roman"/>
          <w:i w:val="0"/>
          <w:iCs w:val="0"/>
          <w:sz w:val="22"/>
          <w:szCs w:val="22"/>
        </w:rPr>
        <w:t>The model demonstrates excellent capability in identifying both high and low-risk transactions with nearly perfect metrics in these categories. However, the performance in identifying moderate-risk transactions, although good, suggests potential areas for improvement. Given the lower precision and recall in the moderate-risk category:</w:t>
      </w:r>
    </w:p>
    <w:p w14:paraId="7CAFA4E7" w14:textId="77777777" w:rsidR="00D918F8" w:rsidRPr="00ED625A" w:rsidRDefault="00D918F8" w:rsidP="00D918F8">
      <w:pPr>
        <w:numPr>
          <w:ilvl w:val="0"/>
          <w:numId w:val="30"/>
        </w:numPr>
        <w:spacing w:after="0"/>
        <w:rPr>
          <w:rFonts w:ascii="Times New Roman" w:eastAsia="Times New Roman" w:hAnsi="Times New Roman" w:cs="Times New Roman"/>
          <w:i w:val="0"/>
          <w:iCs w:val="0"/>
          <w:sz w:val="22"/>
          <w:szCs w:val="22"/>
        </w:rPr>
      </w:pPr>
      <w:r w:rsidRPr="00ED625A">
        <w:rPr>
          <w:rFonts w:ascii="Times New Roman" w:eastAsia="Times New Roman" w:hAnsi="Times New Roman" w:cs="Times New Roman"/>
          <w:b/>
          <w:bCs/>
          <w:i w:val="0"/>
          <w:iCs w:val="0"/>
          <w:sz w:val="22"/>
          <w:szCs w:val="22"/>
        </w:rPr>
        <w:t>Data Enrichment:</w:t>
      </w:r>
      <w:r w:rsidRPr="00ED625A">
        <w:rPr>
          <w:rFonts w:ascii="Times New Roman" w:eastAsia="Times New Roman" w:hAnsi="Times New Roman" w:cs="Times New Roman"/>
          <w:i w:val="0"/>
          <w:iCs w:val="0"/>
          <w:sz w:val="22"/>
          <w:szCs w:val="22"/>
        </w:rPr>
        <w:t xml:space="preserve"> Consider augmenting the dataset with more moderate-risk samples or additional features that could help distinguish this class more clearly.</w:t>
      </w:r>
    </w:p>
    <w:p w14:paraId="7956200F" w14:textId="77777777" w:rsidR="00D918F8" w:rsidRPr="00ED625A" w:rsidRDefault="00D918F8" w:rsidP="00D918F8">
      <w:pPr>
        <w:numPr>
          <w:ilvl w:val="0"/>
          <w:numId w:val="30"/>
        </w:numPr>
        <w:spacing w:after="0"/>
        <w:rPr>
          <w:rFonts w:ascii="Times New Roman" w:eastAsia="Times New Roman" w:hAnsi="Times New Roman" w:cs="Times New Roman"/>
          <w:i w:val="0"/>
          <w:iCs w:val="0"/>
          <w:sz w:val="22"/>
          <w:szCs w:val="22"/>
        </w:rPr>
      </w:pPr>
      <w:r w:rsidRPr="00ED625A">
        <w:rPr>
          <w:rFonts w:ascii="Times New Roman" w:eastAsia="Times New Roman" w:hAnsi="Times New Roman" w:cs="Times New Roman"/>
          <w:b/>
          <w:bCs/>
          <w:i w:val="0"/>
          <w:iCs w:val="0"/>
          <w:sz w:val="22"/>
          <w:szCs w:val="22"/>
        </w:rPr>
        <w:t>Model Tuning:</w:t>
      </w:r>
      <w:r w:rsidRPr="00ED625A">
        <w:rPr>
          <w:rFonts w:ascii="Times New Roman" w:eastAsia="Times New Roman" w:hAnsi="Times New Roman" w:cs="Times New Roman"/>
          <w:i w:val="0"/>
          <w:iCs w:val="0"/>
          <w:sz w:val="22"/>
          <w:szCs w:val="22"/>
        </w:rPr>
        <w:t xml:space="preserve"> Experiment with model parameters or try advanced algorithms that might capture the complexity of moderate-risk transactions better.</w:t>
      </w:r>
    </w:p>
    <w:p w14:paraId="7818E03F" w14:textId="77777777" w:rsidR="00D918F8" w:rsidRPr="00ED625A" w:rsidRDefault="00D918F8" w:rsidP="00D918F8">
      <w:pPr>
        <w:numPr>
          <w:ilvl w:val="0"/>
          <w:numId w:val="30"/>
        </w:numPr>
        <w:spacing w:after="0"/>
        <w:rPr>
          <w:rFonts w:ascii="Times New Roman" w:eastAsia="Times New Roman" w:hAnsi="Times New Roman" w:cs="Times New Roman"/>
          <w:i w:val="0"/>
          <w:iCs w:val="0"/>
          <w:sz w:val="22"/>
          <w:szCs w:val="22"/>
        </w:rPr>
      </w:pPr>
      <w:r w:rsidRPr="00ED625A">
        <w:rPr>
          <w:rFonts w:ascii="Times New Roman" w:eastAsia="Times New Roman" w:hAnsi="Times New Roman" w:cs="Times New Roman"/>
          <w:b/>
          <w:bCs/>
          <w:i w:val="0"/>
          <w:iCs w:val="0"/>
          <w:sz w:val="22"/>
          <w:szCs w:val="22"/>
        </w:rPr>
        <w:t>Feature Engineering:</w:t>
      </w:r>
      <w:r w:rsidRPr="00ED625A">
        <w:rPr>
          <w:rFonts w:ascii="Times New Roman" w:eastAsia="Times New Roman" w:hAnsi="Times New Roman" w:cs="Times New Roman"/>
          <w:i w:val="0"/>
          <w:iCs w:val="0"/>
          <w:sz w:val="22"/>
          <w:szCs w:val="22"/>
        </w:rPr>
        <w:t xml:space="preserve"> Reassess the input features for potential enhancements or transformations to improve model sensitivity to moderate-risk characteristics.</w:t>
      </w:r>
    </w:p>
    <w:p w14:paraId="677997CE" w14:textId="77777777" w:rsidR="008A39F8" w:rsidRPr="008651C6" w:rsidRDefault="008A39F8" w:rsidP="008A39F8">
      <w:pPr>
        <w:spacing w:after="0"/>
        <w:rPr>
          <w:rFonts w:ascii="Times New Roman" w:eastAsia="Times New Roman" w:hAnsi="Times New Roman" w:cs="Times New Roman"/>
          <w:b/>
          <w:bCs/>
          <w:i w:val="0"/>
          <w:iCs w:val="0"/>
          <w:sz w:val="22"/>
          <w:szCs w:val="22"/>
        </w:rPr>
      </w:pPr>
      <w:r w:rsidRPr="008651C6">
        <w:rPr>
          <w:rFonts w:ascii="Times New Roman" w:eastAsia="Times New Roman" w:hAnsi="Times New Roman" w:cs="Times New Roman"/>
          <w:b/>
          <w:bCs/>
          <w:i w:val="0"/>
          <w:iCs w:val="0"/>
          <w:sz w:val="22"/>
          <w:szCs w:val="22"/>
        </w:rPr>
        <w:t>Conclusion:</w:t>
      </w:r>
    </w:p>
    <w:p w14:paraId="1AE4A2B7" w14:textId="3758E82A" w:rsidR="00724AF3" w:rsidRDefault="008A39F8" w:rsidP="008A39F8">
      <w:pPr>
        <w:spacing w:after="0"/>
        <w:rPr>
          <w:rFonts w:ascii="Times New Roman" w:eastAsia="Times New Roman" w:hAnsi="Times New Roman" w:cs="Times New Roman"/>
          <w:i w:val="0"/>
          <w:iCs w:val="0"/>
          <w:sz w:val="22"/>
          <w:szCs w:val="22"/>
        </w:rPr>
      </w:pPr>
      <w:r w:rsidRPr="008A39F8">
        <w:rPr>
          <w:rFonts w:ascii="Times New Roman" w:eastAsia="Times New Roman" w:hAnsi="Times New Roman" w:cs="Times New Roman"/>
          <w:i w:val="0"/>
          <w:iCs w:val="0"/>
          <w:sz w:val="22"/>
          <w:szCs w:val="22"/>
        </w:rPr>
        <w:t>SVM models show promising results in identifying fraudulent transactions.</w:t>
      </w:r>
      <w:r w:rsidR="00296E60">
        <w:rPr>
          <w:rFonts w:ascii="Times New Roman" w:eastAsia="Times New Roman" w:hAnsi="Times New Roman" w:cs="Times New Roman"/>
          <w:i w:val="0"/>
          <w:iCs w:val="0"/>
          <w:sz w:val="22"/>
          <w:szCs w:val="22"/>
        </w:rPr>
        <w:t xml:space="preserve"> </w:t>
      </w:r>
      <w:r w:rsidRPr="008A39F8">
        <w:rPr>
          <w:rFonts w:ascii="Times New Roman" w:eastAsia="Times New Roman" w:hAnsi="Times New Roman" w:cs="Times New Roman"/>
          <w:i w:val="0"/>
          <w:iCs w:val="0"/>
          <w:sz w:val="22"/>
          <w:szCs w:val="22"/>
        </w:rPr>
        <w:t>The Linear SVM model, especially after hyperparameter tuning, demonstrates improved performance with higher accuracy and balanced metrics</w:t>
      </w:r>
      <w:r w:rsidR="008651C6">
        <w:rPr>
          <w:rFonts w:ascii="Times New Roman" w:eastAsia="Times New Roman" w:hAnsi="Times New Roman" w:cs="Times New Roman"/>
          <w:i w:val="0"/>
          <w:iCs w:val="0"/>
          <w:sz w:val="22"/>
          <w:szCs w:val="22"/>
        </w:rPr>
        <w:t xml:space="preserve"> but it is still struggling to identify </w:t>
      </w:r>
      <w:r w:rsidR="004E06B7">
        <w:rPr>
          <w:rFonts w:ascii="Times New Roman" w:eastAsia="Times New Roman" w:hAnsi="Times New Roman" w:cs="Times New Roman"/>
          <w:i w:val="0"/>
          <w:iCs w:val="0"/>
          <w:sz w:val="22"/>
          <w:szCs w:val="22"/>
        </w:rPr>
        <w:t>moderate-risk</w:t>
      </w:r>
      <w:r w:rsidR="008651C6">
        <w:rPr>
          <w:rFonts w:ascii="Times New Roman" w:eastAsia="Times New Roman" w:hAnsi="Times New Roman" w:cs="Times New Roman"/>
          <w:i w:val="0"/>
          <w:iCs w:val="0"/>
          <w:sz w:val="22"/>
          <w:szCs w:val="22"/>
        </w:rPr>
        <w:t xml:space="preserve"> fraudulent transactions.</w:t>
      </w:r>
    </w:p>
    <w:p w14:paraId="31BD9692" w14:textId="77777777" w:rsidR="00DE0F13" w:rsidRDefault="00DE0F13" w:rsidP="008A39F8">
      <w:pPr>
        <w:spacing w:after="0"/>
        <w:rPr>
          <w:rFonts w:ascii="Times New Roman" w:eastAsia="Times New Roman" w:hAnsi="Times New Roman" w:cs="Times New Roman"/>
          <w:i w:val="0"/>
          <w:iCs w:val="0"/>
          <w:sz w:val="22"/>
          <w:szCs w:val="22"/>
        </w:rPr>
      </w:pPr>
    </w:p>
    <w:p w14:paraId="78443B75" w14:textId="77777777" w:rsidR="00A90FF8" w:rsidRDefault="00A90FF8" w:rsidP="008A39F8">
      <w:pPr>
        <w:spacing w:after="0"/>
        <w:rPr>
          <w:rFonts w:ascii="Times New Roman" w:eastAsia="Times New Roman" w:hAnsi="Times New Roman" w:cs="Times New Roman"/>
          <w:b/>
          <w:bCs/>
          <w:i w:val="0"/>
          <w:iCs w:val="0"/>
          <w:sz w:val="22"/>
          <w:szCs w:val="22"/>
        </w:rPr>
      </w:pPr>
    </w:p>
    <w:p w14:paraId="4C68F0EA" w14:textId="77777777" w:rsidR="00A90FF8" w:rsidRDefault="00A90FF8" w:rsidP="008A39F8">
      <w:pPr>
        <w:spacing w:after="0"/>
        <w:rPr>
          <w:rFonts w:ascii="Times New Roman" w:eastAsia="Times New Roman" w:hAnsi="Times New Roman" w:cs="Times New Roman"/>
          <w:b/>
          <w:bCs/>
          <w:i w:val="0"/>
          <w:iCs w:val="0"/>
          <w:sz w:val="22"/>
          <w:szCs w:val="22"/>
        </w:rPr>
      </w:pPr>
    </w:p>
    <w:p w14:paraId="22FF24D0" w14:textId="77777777" w:rsidR="00A90FF8" w:rsidRDefault="00A90FF8" w:rsidP="008A39F8">
      <w:pPr>
        <w:spacing w:after="0"/>
        <w:rPr>
          <w:rFonts w:ascii="Times New Roman" w:eastAsia="Times New Roman" w:hAnsi="Times New Roman" w:cs="Times New Roman"/>
          <w:b/>
          <w:bCs/>
          <w:i w:val="0"/>
          <w:iCs w:val="0"/>
          <w:sz w:val="22"/>
          <w:szCs w:val="22"/>
        </w:rPr>
      </w:pPr>
    </w:p>
    <w:p w14:paraId="32F9818B" w14:textId="77777777" w:rsidR="00A90FF8" w:rsidRDefault="00A90FF8" w:rsidP="008A39F8">
      <w:pPr>
        <w:spacing w:after="0"/>
        <w:rPr>
          <w:rFonts w:ascii="Times New Roman" w:eastAsia="Times New Roman" w:hAnsi="Times New Roman" w:cs="Times New Roman"/>
          <w:b/>
          <w:bCs/>
          <w:i w:val="0"/>
          <w:iCs w:val="0"/>
          <w:sz w:val="22"/>
          <w:szCs w:val="22"/>
        </w:rPr>
      </w:pPr>
    </w:p>
    <w:p w14:paraId="6FC5EE7B" w14:textId="77777777" w:rsidR="00A90FF8" w:rsidRDefault="00A90FF8" w:rsidP="008A39F8">
      <w:pPr>
        <w:spacing w:after="0"/>
        <w:rPr>
          <w:rFonts w:ascii="Times New Roman" w:eastAsia="Times New Roman" w:hAnsi="Times New Roman" w:cs="Times New Roman"/>
          <w:b/>
          <w:bCs/>
          <w:i w:val="0"/>
          <w:iCs w:val="0"/>
          <w:sz w:val="22"/>
          <w:szCs w:val="22"/>
        </w:rPr>
      </w:pPr>
    </w:p>
    <w:p w14:paraId="12094CE0" w14:textId="77777777" w:rsidR="00A90FF8" w:rsidRDefault="00A90FF8" w:rsidP="008A39F8">
      <w:pPr>
        <w:spacing w:after="0"/>
        <w:rPr>
          <w:rFonts w:ascii="Times New Roman" w:eastAsia="Times New Roman" w:hAnsi="Times New Roman" w:cs="Times New Roman"/>
          <w:b/>
          <w:bCs/>
          <w:i w:val="0"/>
          <w:iCs w:val="0"/>
          <w:sz w:val="22"/>
          <w:szCs w:val="22"/>
        </w:rPr>
      </w:pPr>
    </w:p>
    <w:p w14:paraId="13407F96" w14:textId="77777777" w:rsidR="00A90FF8" w:rsidRDefault="00A90FF8" w:rsidP="008A39F8">
      <w:pPr>
        <w:spacing w:after="0"/>
        <w:rPr>
          <w:rFonts w:ascii="Times New Roman" w:eastAsia="Times New Roman" w:hAnsi="Times New Roman" w:cs="Times New Roman"/>
          <w:b/>
          <w:bCs/>
          <w:i w:val="0"/>
          <w:iCs w:val="0"/>
          <w:sz w:val="22"/>
          <w:szCs w:val="22"/>
        </w:rPr>
      </w:pPr>
    </w:p>
    <w:p w14:paraId="2D755B9A" w14:textId="77777777" w:rsidR="00A90FF8" w:rsidRDefault="00A90FF8" w:rsidP="008A39F8">
      <w:pPr>
        <w:spacing w:after="0"/>
        <w:rPr>
          <w:rFonts w:ascii="Times New Roman" w:eastAsia="Times New Roman" w:hAnsi="Times New Roman" w:cs="Times New Roman"/>
          <w:b/>
          <w:bCs/>
          <w:i w:val="0"/>
          <w:iCs w:val="0"/>
          <w:sz w:val="22"/>
          <w:szCs w:val="22"/>
        </w:rPr>
      </w:pPr>
    </w:p>
    <w:p w14:paraId="0432B9CB" w14:textId="77777777" w:rsidR="00A90FF8" w:rsidRDefault="00A90FF8" w:rsidP="008A39F8">
      <w:pPr>
        <w:spacing w:after="0"/>
        <w:rPr>
          <w:rFonts w:ascii="Times New Roman" w:eastAsia="Times New Roman" w:hAnsi="Times New Roman" w:cs="Times New Roman"/>
          <w:b/>
          <w:bCs/>
          <w:i w:val="0"/>
          <w:iCs w:val="0"/>
          <w:sz w:val="22"/>
          <w:szCs w:val="22"/>
        </w:rPr>
      </w:pPr>
    </w:p>
    <w:p w14:paraId="26AAB5E8" w14:textId="77777777" w:rsidR="00A90FF8" w:rsidRDefault="00A90FF8" w:rsidP="008A39F8">
      <w:pPr>
        <w:spacing w:after="0"/>
        <w:rPr>
          <w:rFonts w:ascii="Times New Roman" w:eastAsia="Times New Roman" w:hAnsi="Times New Roman" w:cs="Times New Roman"/>
          <w:b/>
          <w:bCs/>
          <w:i w:val="0"/>
          <w:iCs w:val="0"/>
          <w:sz w:val="22"/>
          <w:szCs w:val="22"/>
        </w:rPr>
      </w:pPr>
    </w:p>
    <w:p w14:paraId="7761C922" w14:textId="77777777" w:rsidR="00A90FF8" w:rsidRDefault="00A90FF8" w:rsidP="008A39F8">
      <w:pPr>
        <w:spacing w:after="0"/>
        <w:rPr>
          <w:rFonts w:ascii="Times New Roman" w:eastAsia="Times New Roman" w:hAnsi="Times New Roman" w:cs="Times New Roman"/>
          <w:b/>
          <w:bCs/>
          <w:i w:val="0"/>
          <w:iCs w:val="0"/>
          <w:sz w:val="22"/>
          <w:szCs w:val="22"/>
        </w:rPr>
      </w:pPr>
    </w:p>
    <w:p w14:paraId="0595D525" w14:textId="77777777" w:rsidR="00A90FF8" w:rsidRDefault="00A90FF8" w:rsidP="008A39F8">
      <w:pPr>
        <w:spacing w:after="0"/>
        <w:rPr>
          <w:rFonts w:ascii="Times New Roman" w:eastAsia="Times New Roman" w:hAnsi="Times New Roman" w:cs="Times New Roman"/>
          <w:b/>
          <w:bCs/>
          <w:i w:val="0"/>
          <w:iCs w:val="0"/>
          <w:sz w:val="22"/>
          <w:szCs w:val="22"/>
        </w:rPr>
      </w:pPr>
    </w:p>
    <w:p w14:paraId="1325FDD2" w14:textId="77777777" w:rsidR="00A90FF8" w:rsidRDefault="00A90FF8" w:rsidP="008A39F8">
      <w:pPr>
        <w:spacing w:after="0"/>
        <w:rPr>
          <w:rFonts w:ascii="Times New Roman" w:eastAsia="Times New Roman" w:hAnsi="Times New Roman" w:cs="Times New Roman"/>
          <w:b/>
          <w:bCs/>
          <w:i w:val="0"/>
          <w:iCs w:val="0"/>
          <w:sz w:val="22"/>
          <w:szCs w:val="22"/>
        </w:rPr>
      </w:pPr>
    </w:p>
    <w:p w14:paraId="0AED44D9" w14:textId="601EA828" w:rsidR="00DE0F13" w:rsidRDefault="00DE0F13" w:rsidP="008A39F8">
      <w:pPr>
        <w:spacing w:after="0"/>
        <w:rPr>
          <w:rFonts w:ascii="Times New Roman" w:eastAsia="Times New Roman" w:hAnsi="Times New Roman" w:cs="Times New Roman"/>
          <w:b/>
          <w:bCs/>
          <w:i w:val="0"/>
          <w:iCs w:val="0"/>
          <w:sz w:val="22"/>
          <w:szCs w:val="22"/>
        </w:rPr>
      </w:pPr>
      <w:r w:rsidRPr="00DE0F13">
        <w:rPr>
          <w:rFonts w:ascii="Times New Roman" w:eastAsia="Times New Roman" w:hAnsi="Times New Roman" w:cs="Times New Roman"/>
          <w:b/>
          <w:bCs/>
          <w:i w:val="0"/>
          <w:iCs w:val="0"/>
          <w:sz w:val="22"/>
          <w:szCs w:val="22"/>
        </w:rPr>
        <w:lastRenderedPageBreak/>
        <w:t>3. Decision Tree Classifier Model:</w:t>
      </w:r>
    </w:p>
    <w:p w14:paraId="3E9F5A61" w14:textId="025AFF94" w:rsidR="009E74C0" w:rsidRDefault="009E74C0" w:rsidP="008A39F8">
      <w:pPr>
        <w:spacing w:after="0"/>
        <w:rPr>
          <w:rFonts w:ascii="Times New Roman" w:eastAsia="Times New Roman" w:hAnsi="Times New Roman" w:cs="Times New Roman"/>
          <w:b/>
          <w:bCs/>
          <w:i w:val="0"/>
          <w:iCs w:val="0"/>
          <w:sz w:val="22"/>
          <w:szCs w:val="22"/>
        </w:rPr>
      </w:pPr>
      <w:r w:rsidRPr="004400A3">
        <w:rPr>
          <w:rFonts w:ascii="Times New Roman" w:eastAsia="Times New Roman" w:hAnsi="Times New Roman" w:cs="Times New Roman"/>
          <w:i w:val="0"/>
          <w:iCs w:val="0"/>
          <w:sz w:val="22"/>
          <w:szCs w:val="22"/>
        </w:rPr>
        <w:t>Decision trees are a non-parametric supervised learning method that recursively splits the dataset based on features to create a tree-like structure for classification.</w:t>
      </w:r>
    </w:p>
    <w:p w14:paraId="7E9CDCDF" w14:textId="77777777" w:rsidR="004400A3" w:rsidRDefault="004400A3" w:rsidP="004400A3">
      <w:pPr>
        <w:spacing w:after="0"/>
        <w:rPr>
          <w:rFonts w:ascii="Times New Roman" w:eastAsia="Times New Roman" w:hAnsi="Times New Roman" w:cs="Times New Roman"/>
          <w:b/>
          <w:bCs/>
          <w:i w:val="0"/>
          <w:iCs w:val="0"/>
          <w:sz w:val="22"/>
          <w:szCs w:val="22"/>
        </w:rPr>
      </w:pPr>
    </w:p>
    <w:p w14:paraId="49A40C15" w14:textId="33A2E0B6" w:rsidR="004400A3" w:rsidRDefault="004400A3" w:rsidP="004400A3">
      <w:pPr>
        <w:spacing w:after="0"/>
        <w:rPr>
          <w:rFonts w:ascii="Times New Roman" w:eastAsia="Times New Roman" w:hAnsi="Times New Roman" w:cs="Times New Roman"/>
          <w:b/>
          <w:bCs/>
          <w:i w:val="0"/>
          <w:iCs w:val="0"/>
          <w:sz w:val="22"/>
          <w:szCs w:val="22"/>
        </w:rPr>
      </w:pPr>
      <w:r w:rsidRPr="004400A3">
        <w:rPr>
          <w:rFonts w:ascii="Times New Roman" w:eastAsia="Times New Roman" w:hAnsi="Times New Roman" w:cs="Times New Roman"/>
          <w:b/>
          <w:bCs/>
          <w:i w:val="0"/>
          <w:iCs w:val="0"/>
          <w:sz w:val="22"/>
          <w:szCs w:val="22"/>
        </w:rPr>
        <w:t>1. Initial Decision Tree Model:</w:t>
      </w:r>
    </w:p>
    <w:p w14:paraId="363EC920" w14:textId="78037145" w:rsidR="009E74C0" w:rsidRPr="004400A3" w:rsidRDefault="009E74C0" w:rsidP="004400A3">
      <w:pPr>
        <w:spacing w:after="0"/>
        <w:rPr>
          <w:rFonts w:ascii="Times New Roman" w:eastAsia="Times New Roman" w:hAnsi="Times New Roman" w:cs="Times New Roman"/>
          <w:b/>
          <w:bCs/>
          <w:i w:val="0"/>
          <w:iCs w:val="0"/>
          <w:sz w:val="22"/>
          <w:szCs w:val="22"/>
        </w:rPr>
      </w:pPr>
      <w:r w:rsidRPr="009E74C0">
        <w:rPr>
          <w:rFonts w:ascii="Times New Roman" w:eastAsia="Times New Roman" w:hAnsi="Times New Roman" w:cs="Times New Roman"/>
          <w:b/>
          <w:bCs/>
          <w:i w:val="0"/>
          <w:iCs w:val="0"/>
          <w:sz w:val="22"/>
          <w:szCs w:val="22"/>
        </w:rPr>
        <w:drawing>
          <wp:inline distT="0" distB="0" distL="0" distR="0" wp14:anchorId="371D4ED7" wp14:editId="4222F935">
            <wp:extent cx="5298831" cy="2179320"/>
            <wp:effectExtent l="0" t="0" r="0" b="0"/>
            <wp:docPr id="14909820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82004" name="Picture 1" descr="A screenshot of a computer program&#10;&#10;Description automatically generated"/>
                    <pic:cNvPicPr/>
                  </pic:nvPicPr>
                  <pic:blipFill>
                    <a:blip r:embed="rId33"/>
                    <a:stretch>
                      <a:fillRect/>
                    </a:stretch>
                  </pic:blipFill>
                  <pic:spPr>
                    <a:xfrm>
                      <a:off x="0" y="0"/>
                      <a:ext cx="5302011" cy="2180628"/>
                    </a:xfrm>
                    <a:prstGeom prst="rect">
                      <a:avLst/>
                    </a:prstGeom>
                  </pic:spPr>
                </pic:pic>
              </a:graphicData>
            </a:graphic>
          </wp:inline>
        </w:drawing>
      </w:r>
    </w:p>
    <w:p w14:paraId="328E9AF9" w14:textId="3BD98162" w:rsidR="004400A3" w:rsidRPr="004400A3" w:rsidRDefault="004400A3" w:rsidP="004400A3">
      <w:pPr>
        <w:spacing w:after="0"/>
        <w:rPr>
          <w:rFonts w:ascii="Times New Roman" w:eastAsia="Times New Roman" w:hAnsi="Times New Roman" w:cs="Times New Roman"/>
          <w:i w:val="0"/>
          <w:iCs w:val="0"/>
          <w:sz w:val="22"/>
          <w:szCs w:val="22"/>
        </w:rPr>
      </w:pPr>
      <w:r w:rsidRPr="004400A3">
        <w:rPr>
          <w:rFonts w:ascii="Times New Roman" w:eastAsia="Times New Roman" w:hAnsi="Times New Roman" w:cs="Times New Roman"/>
          <w:i w:val="0"/>
          <w:iCs w:val="0"/>
          <w:sz w:val="22"/>
          <w:szCs w:val="22"/>
        </w:rPr>
        <w:t xml:space="preserve">Model Description: The initial Decision Tree Classifier achieved perfect accuracy on the test </w:t>
      </w:r>
      <w:proofErr w:type="spellStart"/>
      <w:proofErr w:type="gramStart"/>
      <w:r w:rsidRPr="004400A3">
        <w:rPr>
          <w:rFonts w:ascii="Times New Roman" w:eastAsia="Times New Roman" w:hAnsi="Times New Roman" w:cs="Times New Roman"/>
          <w:i w:val="0"/>
          <w:iCs w:val="0"/>
          <w:sz w:val="22"/>
          <w:szCs w:val="22"/>
        </w:rPr>
        <w:t>dataset.</w:t>
      </w:r>
      <w:r w:rsidR="009E74C0">
        <w:rPr>
          <w:rFonts w:ascii="Times New Roman" w:eastAsia="Times New Roman" w:hAnsi="Times New Roman" w:cs="Times New Roman"/>
          <w:i w:val="0"/>
          <w:iCs w:val="0"/>
          <w:sz w:val="22"/>
          <w:szCs w:val="22"/>
        </w:rPr>
        <w:t>This</w:t>
      </w:r>
      <w:proofErr w:type="spellEnd"/>
      <w:proofErr w:type="gramEnd"/>
      <w:r w:rsidR="009E74C0">
        <w:rPr>
          <w:rFonts w:ascii="Times New Roman" w:eastAsia="Times New Roman" w:hAnsi="Times New Roman" w:cs="Times New Roman"/>
          <w:i w:val="0"/>
          <w:iCs w:val="0"/>
          <w:sz w:val="22"/>
          <w:szCs w:val="22"/>
        </w:rPr>
        <w:t xml:space="preserve"> may be sign of overfitting so </w:t>
      </w:r>
      <w:r w:rsidR="0054467E">
        <w:rPr>
          <w:rFonts w:ascii="Times New Roman" w:eastAsia="Times New Roman" w:hAnsi="Times New Roman" w:cs="Times New Roman"/>
          <w:i w:val="0"/>
          <w:iCs w:val="0"/>
          <w:sz w:val="22"/>
          <w:szCs w:val="22"/>
        </w:rPr>
        <w:t>hyperparameter tuning with grid search may be helpful to address this issue</w:t>
      </w:r>
      <w:r w:rsidRPr="004400A3">
        <w:rPr>
          <w:rFonts w:ascii="Times New Roman" w:eastAsia="Times New Roman" w:hAnsi="Times New Roman" w:cs="Times New Roman"/>
          <w:i w:val="0"/>
          <w:iCs w:val="0"/>
          <w:sz w:val="22"/>
          <w:szCs w:val="22"/>
        </w:rPr>
        <w:t xml:space="preserve"> </w:t>
      </w:r>
    </w:p>
    <w:p w14:paraId="23DC1900" w14:textId="77777777" w:rsidR="004400A3" w:rsidRDefault="004400A3" w:rsidP="004400A3">
      <w:pPr>
        <w:spacing w:after="0"/>
        <w:rPr>
          <w:rFonts w:ascii="Times New Roman" w:eastAsia="Times New Roman" w:hAnsi="Times New Roman" w:cs="Times New Roman"/>
          <w:b/>
          <w:bCs/>
          <w:i w:val="0"/>
          <w:iCs w:val="0"/>
          <w:sz w:val="22"/>
          <w:szCs w:val="22"/>
        </w:rPr>
      </w:pPr>
      <w:r w:rsidRPr="004400A3">
        <w:rPr>
          <w:rFonts w:ascii="Times New Roman" w:eastAsia="Times New Roman" w:hAnsi="Times New Roman" w:cs="Times New Roman"/>
          <w:b/>
          <w:bCs/>
          <w:i w:val="0"/>
          <w:iCs w:val="0"/>
          <w:sz w:val="22"/>
          <w:szCs w:val="22"/>
        </w:rPr>
        <w:t>2. Hyperparameter Tuning with Grid Search:</w:t>
      </w:r>
    </w:p>
    <w:p w14:paraId="248078AB" w14:textId="1593EED7" w:rsidR="006F6524" w:rsidRPr="004400A3" w:rsidRDefault="006F6524" w:rsidP="004400A3">
      <w:pPr>
        <w:spacing w:after="0"/>
        <w:rPr>
          <w:rFonts w:ascii="Times New Roman" w:eastAsia="Times New Roman" w:hAnsi="Times New Roman" w:cs="Times New Roman"/>
          <w:b/>
          <w:bCs/>
          <w:i w:val="0"/>
          <w:iCs w:val="0"/>
          <w:sz w:val="22"/>
          <w:szCs w:val="22"/>
        </w:rPr>
      </w:pPr>
      <w:r w:rsidRPr="006F6524">
        <w:rPr>
          <w:rFonts w:ascii="Times New Roman" w:eastAsia="Times New Roman" w:hAnsi="Times New Roman" w:cs="Times New Roman"/>
          <w:b/>
          <w:bCs/>
          <w:i w:val="0"/>
          <w:iCs w:val="0"/>
          <w:sz w:val="22"/>
          <w:szCs w:val="22"/>
        </w:rPr>
        <w:drawing>
          <wp:inline distT="0" distB="0" distL="0" distR="0" wp14:anchorId="673E6507" wp14:editId="4D1F510C">
            <wp:extent cx="6384705" cy="2520462"/>
            <wp:effectExtent l="0" t="0" r="0" b="0"/>
            <wp:docPr id="10447725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72561" name="Picture 1" descr="A screenshot of a computer program&#10;&#10;Description automatically generated"/>
                    <pic:cNvPicPr/>
                  </pic:nvPicPr>
                  <pic:blipFill>
                    <a:blip r:embed="rId34"/>
                    <a:stretch>
                      <a:fillRect/>
                    </a:stretch>
                  </pic:blipFill>
                  <pic:spPr>
                    <a:xfrm>
                      <a:off x="0" y="0"/>
                      <a:ext cx="6385535" cy="2520790"/>
                    </a:xfrm>
                    <a:prstGeom prst="rect">
                      <a:avLst/>
                    </a:prstGeom>
                  </pic:spPr>
                </pic:pic>
              </a:graphicData>
            </a:graphic>
          </wp:inline>
        </w:drawing>
      </w:r>
    </w:p>
    <w:p w14:paraId="4DB7E6F9" w14:textId="77777777" w:rsidR="004400A3" w:rsidRPr="004400A3" w:rsidRDefault="004400A3" w:rsidP="004400A3">
      <w:pPr>
        <w:spacing w:after="0"/>
        <w:rPr>
          <w:rFonts w:ascii="Times New Roman" w:eastAsia="Times New Roman" w:hAnsi="Times New Roman" w:cs="Times New Roman"/>
          <w:b/>
          <w:bCs/>
          <w:i w:val="0"/>
          <w:iCs w:val="0"/>
          <w:sz w:val="22"/>
          <w:szCs w:val="22"/>
        </w:rPr>
      </w:pPr>
    </w:p>
    <w:p w14:paraId="628D6F38" w14:textId="77777777" w:rsidR="00A90FF8" w:rsidRPr="00A90FF8" w:rsidRDefault="004400A3" w:rsidP="004400A3">
      <w:pPr>
        <w:spacing w:after="0"/>
        <w:rPr>
          <w:rFonts w:ascii="Times New Roman" w:eastAsia="Times New Roman" w:hAnsi="Times New Roman" w:cs="Times New Roman"/>
          <w:b/>
          <w:bCs/>
          <w:i w:val="0"/>
          <w:iCs w:val="0"/>
          <w:sz w:val="22"/>
          <w:szCs w:val="22"/>
        </w:rPr>
      </w:pPr>
      <w:r w:rsidRPr="00A90FF8">
        <w:rPr>
          <w:rFonts w:ascii="Times New Roman" w:eastAsia="Times New Roman" w:hAnsi="Times New Roman" w:cs="Times New Roman"/>
          <w:b/>
          <w:bCs/>
          <w:i w:val="0"/>
          <w:iCs w:val="0"/>
          <w:sz w:val="22"/>
          <w:szCs w:val="22"/>
        </w:rPr>
        <w:t xml:space="preserve">Model Description: </w:t>
      </w:r>
    </w:p>
    <w:p w14:paraId="530885FC" w14:textId="65C21ADD" w:rsidR="004400A3" w:rsidRDefault="004400A3" w:rsidP="004400A3">
      <w:pPr>
        <w:spacing w:after="0"/>
        <w:rPr>
          <w:rFonts w:ascii="Times New Roman" w:eastAsia="Times New Roman" w:hAnsi="Times New Roman" w:cs="Times New Roman"/>
          <w:i w:val="0"/>
          <w:iCs w:val="0"/>
          <w:sz w:val="22"/>
          <w:szCs w:val="22"/>
        </w:rPr>
      </w:pPr>
      <w:r w:rsidRPr="004400A3">
        <w:rPr>
          <w:rFonts w:ascii="Times New Roman" w:eastAsia="Times New Roman" w:hAnsi="Times New Roman" w:cs="Times New Roman"/>
          <w:i w:val="0"/>
          <w:iCs w:val="0"/>
          <w:sz w:val="22"/>
          <w:szCs w:val="22"/>
        </w:rPr>
        <w:t>Grid Search was employed to tune the hyperparameters of the Decision Tree Classifier. The best parameter configuration found was a maximum depth of 5. The final Decision Tree model trained with these parameters achieved perfect accuracy on the test dataset.</w:t>
      </w:r>
    </w:p>
    <w:p w14:paraId="56D0CEB7" w14:textId="77777777" w:rsidR="00A90FF8" w:rsidRDefault="00A90FF8" w:rsidP="004400A3">
      <w:pPr>
        <w:spacing w:after="0"/>
        <w:rPr>
          <w:rFonts w:ascii="Times New Roman" w:eastAsia="Times New Roman" w:hAnsi="Times New Roman" w:cs="Times New Roman"/>
          <w:i w:val="0"/>
          <w:iCs w:val="0"/>
          <w:sz w:val="22"/>
          <w:szCs w:val="22"/>
        </w:rPr>
      </w:pPr>
    </w:p>
    <w:p w14:paraId="3C1B13DD" w14:textId="60DEFDF9" w:rsidR="00A90FF8" w:rsidRPr="00261732" w:rsidRDefault="00A90FF8" w:rsidP="00A90FF8">
      <w:pPr>
        <w:spacing w:after="0"/>
        <w:rPr>
          <w:rFonts w:ascii="Times New Roman" w:eastAsia="Times New Roman" w:hAnsi="Times New Roman" w:cs="Times New Roman"/>
          <w:i w:val="0"/>
          <w:iCs w:val="0"/>
          <w:sz w:val="22"/>
          <w:szCs w:val="22"/>
        </w:rPr>
      </w:pPr>
      <w:r w:rsidRPr="00261732">
        <w:rPr>
          <w:rFonts w:ascii="Times New Roman" w:eastAsia="Times New Roman" w:hAnsi="Times New Roman" w:cs="Times New Roman"/>
          <w:i w:val="0"/>
          <w:iCs w:val="0"/>
          <w:sz w:val="22"/>
          <w:szCs w:val="22"/>
        </w:rPr>
        <w:t xml:space="preserve"> </w:t>
      </w:r>
      <w:r w:rsidRPr="00A90FF8">
        <w:rPr>
          <w:rFonts w:ascii="Times New Roman" w:eastAsia="Times New Roman" w:hAnsi="Times New Roman" w:cs="Times New Roman"/>
          <w:b/>
          <w:bCs/>
          <w:i w:val="0"/>
          <w:iCs w:val="0"/>
          <w:sz w:val="22"/>
          <w:szCs w:val="22"/>
        </w:rPr>
        <w:t>Model Evaluation</w:t>
      </w:r>
      <w:r w:rsidRPr="00261732">
        <w:rPr>
          <w:rFonts w:ascii="Times New Roman" w:eastAsia="Times New Roman" w:hAnsi="Times New Roman" w:cs="Times New Roman"/>
          <w:i w:val="0"/>
          <w:iCs w:val="0"/>
          <w:sz w:val="22"/>
          <w:szCs w:val="22"/>
        </w:rPr>
        <w:t>:</w:t>
      </w:r>
    </w:p>
    <w:p w14:paraId="75D5E8F0" w14:textId="77777777" w:rsidR="00A90FF8" w:rsidRPr="00261732" w:rsidRDefault="00A90FF8" w:rsidP="00A90FF8">
      <w:pPr>
        <w:spacing w:after="0"/>
        <w:rPr>
          <w:rFonts w:ascii="Times New Roman" w:eastAsia="Times New Roman" w:hAnsi="Times New Roman" w:cs="Times New Roman"/>
          <w:i w:val="0"/>
          <w:iCs w:val="0"/>
          <w:sz w:val="22"/>
          <w:szCs w:val="22"/>
        </w:rPr>
      </w:pPr>
      <w:r w:rsidRPr="00261732">
        <w:rPr>
          <w:rFonts w:ascii="Times New Roman" w:eastAsia="Times New Roman" w:hAnsi="Times New Roman" w:cs="Times New Roman"/>
          <w:i w:val="0"/>
          <w:iCs w:val="0"/>
          <w:sz w:val="22"/>
          <w:szCs w:val="22"/>
        </w:rPr>
        <w:t xml:space="preserve">The Decision Tree model achieved an accuracy of 100% on the test dataset, indicating that it can effectively classify transactions as fraudulent or legitimate. The best hyperparameter configuration obtained through </w:t>
      </w:r>
      <w:proofErr w:type="spellStart"/>
      <w:r w:rsidRPr="00261732">
        <w:rPr>
          <w:rFonts w:ascii="Times New Roman" w:eastAsia="Times New Roman" w:hAnsi="Times New Roman" w:cs="Times New Roman"/>
          <w:i w:val="0"/>
          <w:iCs w:val="0"/>
          <w:sz w:val="22"/>
          <w:szCs w:val="22"/>
        </w:rPr>
        <w:t>GridSearchCV</w:t>
      </w:r>
      <w:proofErr w:type="spellEnd"/>
      <w:r w:rsidRPr="00261732">
        <w:rPr>
          <w:rFonts w:ascii="Times New Roman" w:eastAsia="Times New Roman" w:hAnsi="Times New Roman" w:cs="Times New Roman"/>
          <w:i w:val="0"/>
          <w:iCs w:val="0"/>
          <w:sz w:val="22"/>
          <w:szCs w:val="22"/>
        </w:rPr>
        <w:t xml:space="preserve"> was a maximum depth of 5, which suggests that the model's complexity was appropriately tuned to avoid overfitting.</w:t>
      </w:r>
    </w:p>
    <w:p w14:paraId="534C95C9" w14:textId="77777777" w:rsidR="00A90FF8" w:rsidRDefault="00A90FF8" w:rsidP="004400A3">
      <w:pPr>
        <w:spacing w:after="0"/>
        <w:rPr>
          <w:rFonts w:ascii="Times New Roman" w:eastAsia="Times New Roman" w:hAnsi="Times New Roman" w:cs="Times New Roman"/>
          <w:i w:val="0"/>
          <w:iCs w:val="0"/>
          <w:sz w:val="22"/>
          <w:szCs w:val="22"/>
        </w:rPr>
      </w:pPr>
    </w:p>
    <w:p w14:paraId="41532B47" w14:textId="77777777" w:rsidR="00F4447F" w:rsidRDefault="00F4447F" w:rsidP="004400A3">
      <w:pPr>
        <w:spacing w:after="0"/>
        <w:rPr>
          <w:rFonts w:ascii="Times New Roman" w:eastAsia="Times New Roman" w:hAnsi="Times New Roman" w:cs="Times New Roman"/>
          <w:i w:val="0"/>
          <w:iCs w:val="0"/>
          <w:sz w:val="22"/>
          <w:szCs w:val="22"/>
        </w:rPr>
      </w:pPr>
    </w:p>
    <w:p w14:paraId="71207A44" w14:textId="77777777" w:rsidR="00A90FF8" w:rsidRDefault="00A90FF8" w:rsidP="004400A3">
      <w:pPr>
        <w:spacing w:after="0"/>
        <w:rPr>
          <w:rFonts w:ascii="Times New Roman" w:eastAsia="Times New Roman" w:hAnsi="Times New Roman" w:cs="Times New Roman"/>
          <w:i w:val="0"/>
          <w:iCs w:val="0"/>
          <w:sz w:val="22"/>
          <w:szCs w:val="22"/>
        </w:rPr>
      </w:pPr>
    </w:p>
    <w:p w14:paraId="3373B0E1" w14:textId="77777777" w:rsidR="00A90FF8" w:rsidRDefault="00A90FF8" w:rsidP="004400A3">
      <w:pPr>
        <w:spacing w:after="0"/>
        <w:rPr>
          <w:rFonts w:ascii="Times New Roman" w:eastAsia="Times New Roman" w:hAnsi="Times New Roman" w:cs="Times New Roman"/>
          <w:i w:val="0"/>
          <w:iCs w:val="0"/>
          <w:sz w:val="22"/>
          <w:szCs w:val="22"/>
        </w:rPr>
      </w:pPr>
    </w:p>
    <w:p w14:paraId="545026A8" w14:textId="3D5EC102" w:rsidR="00A90FF8" w:rsidRPr="00261732" w:rsidRDefault="00A90FF8" w:rsidP="00A90FF8">
      <w:pPr>
        <w:spacing w:after="0"/>
        <w:rPr>
          <w:rFonts w:ascii="Times New Roman" w:eastAsia="Times New Roman" w:hAnsi="Times New Roman" w:cs="Times New Roman"/>
          <w:i w:val="0"/>
          <w:iCs w:val="0"/>
          <w:sz w:val="22"/>
          <w:szCs w:val="22"/>
        </w:rPr>
      </w:pPr>
      <w:r w:rsidRPr="00261732">
        <w:rPr>
          <w:rFonts w:ascii="Times New Roman" w:eastAsia="Times New Roman" w:hAnsi="Times New Roman" w:cs="Times New Roman"/>
          <w:i w:val="0"/>
          <w:iCs w:val="0"/>
          <w:sz w:val="22"/>
          <w:szCs w:val="22"/>
        </w:rPr>
        <w:lastRenderedPageBreak/>
        <w:t xml:space="preserve"> </w:t>
      </w:r>
      <w:r w:rsidRPr="00A90FF8">
        <w:rPr>
          <w:rFonts w:ascii="Times New Roman" w:eastAsia="Times New Roman" w:hAnsi="Times New Roman" w:cs="Times New Roman"/>
          <w:b/>
          <w:bCs/>
          <w:i w:val="0"/>
          <w:iCs w:val="0"/>
          <w:sz w:val="22"/>
          <w:szCs w:val="22"/>
        </w:rPr>
        <w:t xml:space="preserve">Decision Tree and </w:t>
      </w:r>
      <w:r w:rsidRPr="00A90FF8">
        <w:rPr>
          <w:rFonts w:ascii="Times New Roman" w:eastAsia="Times New Roman" w:hAnsi="Times New Roman" w:cs="Times New Roman"/>
          <w:b/>
          <w:bCs/>
          <w:i w:val="0"/>
          <w:iCs w:val="0"/>
          <w:sz w:val="22"/>
          <w:szCs w:val="22"/>
        </w:rPr>
        <w:t>Feature Importance Analysis:</w:t>
      </w:r>
    </w:p>
    <w:p w14:paraId="0036E086" w14:textId="77777777" w:rsidR="00A90FF8" w:rsidRDefault="00A90FF8" w:rsidP="004400A3">
      <w:pPr>
        <w:spacing w:after="0"/>
        <w:rPr>
          <w:rFonts w:ascii="Times New Roman" w:eastAsia="Times New Roman" w:hAnsi="Times New Roman" w:cs="Times New Roman"/>
          <w:i w:val="0"/>
          <w:iCs w:val="0"/>
          <w:sz w:val="22"/>
          <w:szCs w:val="22"/>
        </w:rPr>
      </w:pPr>
    </w:p>
    <w:p w14:paraId="3638B9A9" w14:textId="03ECDB40" w:rsidR="00F4447F" w:rsidRDefault="00666C8B" w:rsidP="004400A3">
      <w:pPr>
        <w:spacing w:after="0"/>
        <w:rPr>
          <w:rFonts w:ascii="Times New Roman" w:eastAsia="Times New Roman" w:hAnsi="Times New Roman" w:cs="Times New Roman"/>
          <w:i w:val="0"/>
          <w:iCs w:val="0"/>
          <w:sz w:val="22"/>
          <w:szCs w:val="22"/>
        </w:rPr>
      </w:pPr>
      <w:r w:rsidRPr="00666C8B">
        <w:rPr>
          <w:rFonts w:ascii="Courier New" w:eastAsia="Times New Roman" w:hAnsi="Courier New" w:cs="Courier New"/>
          <w:i w:val="0"/>
          <w:iCs w:val="0"/>
          <w:noProof/>
          <w:color w:val="000000"/>
          <w:sz w:val="21"/>
          <w:szCs w:val="21"/>
        </w:rPr>
        <w:drawing>
          <wp:inline distT="0" distB="0" distL="0" distR="0" wp14:anchorId="39F6C600" wp14:editId="585A5978">
            <wp:extent cx="4419916" cy="2180492"/>
            <wp:effectExtent l="0" t="0" r="0" b="0"/>
            <wp:docPr id="306097239"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97239" name="Picture 1" descr="A diagram of a company&#10;&#10;Description automatically generated with medium confidence"/>
                    <pic:cNvPicPr/>
                  </pic:nvPicPr>
                  <pic:blipFill>
                    <a:blip r:embed="rId35"/>
                    <a:stretch>
                      <a:fillRect/>
                    </a:stretch>
                  </pic:blipFill>
                  <pic:spPr>
                    <a:xfrm>
                      <a:off x="0" y="0"/>
                      <a:ext cx="4448964" cy="2194823"/>
                    </a:xfrm>
                    <a:prstGeom prst="rect">
                      <a:avLst/>
                    </a:prstGeom>
                  </pic:spPr>
                </pic:pic>
              </a:graphicData>
            </a:graphic>
          </wp:inline>
        </w:drawing>
      </w:r>
      <w:r w:rsidR="00E4173F" w:rsidRPr="00E4173F">
        <w:rPr>
          <w:noProof/>
        </w:rPr>
        <w:t xml:space="preserve"> </w:t>
      </w:r>
      <w:r w:rsidR="00E4173F" w:rsidRPr="00E4173F">
        <w:rPr>
          <w:rFonts w:ascii="Times New Roman" w:eastAsia="Times New Roman" w:hAnsi="Times New Roman" w:cs="Times New Roman"/>
          <w:i w:val="0"/>
          <w:iCs w:val="0"/>
          <w:noProof/>
          <w:sz w:val="22"/>
          <w:szCs w:val="22"/>
        </w:rPr>
        <w:drawing>
          <wp:inline distT="0" distB="0" distL="0" distR="0" wp14:anchorId="4FF0B960" wp14:editId="04473C76">
            <wp:extent cx="2408301" cy="2174582"/>
            <wp:effectExtent l="0" t="0" r="0" b="0"/>
            <wp:docPr id="8744334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33496" name="Picture 1" descr="A screenshot of a computer screen&#10;&#10;Description automatically generated"/>
                    <pic:cNvPicPr/>
                  </pic:nvPicPr>
                  <pic:blipFill>
                    <a:blip r:embed="rId36"/>
                    <a:stretch>
                      <a:fillRect/>
                    </a:stretch>
                  </pic:blipFill>
                  <pic:spPr>
                    <a:xfrm>
                      <a:off x="0" y="0"/>
                      <a:ext cx="2420933" cy="2185988"/>
                    </a:xfrm>
                    <a:prstGeom prst="rect">
                      <a:avLst/>
                    </a:prstGeom>
                  </pic:spPr>
                </pic:pic>
              </a:graphicData>
            </a:graphic>
          </wp:inline>
        </w:drawing>
      </w:r>
    </w:p>
    <w:p w14:paraId="25161E6C" w14:textId="77777777" w:rsidR="00261732" w:rsidRPr="00261732" w:rsidRDefault="00261732" w:rsidP="00261732">
      <w:pPr>
        <w:spacing w:after="0"/>
        <w:rPr>
          <w:rFonts w:ascii="Times New Roman" w:eastAsia="Times New Roman" w:hAnsi="Times New Roman" w:cs="Times New Roman"/>
          <w:i w:val="0"/>
          <w:iCs w:val="0"/>
          <w:sz w:val="22"/>
          <w:szCs w:val="22"/>
        </w:rPr>
      </w:pPr>
    </w:p>
    <w:p w14:paraId="7D9EECFB" w14:textId="77777777" w:rsidR="00C07C72" w:rsidRDefault="00C07C72" w:rsidP="00261732">
      <w:pPr>
        <w:spacing w:after="0"/>
        <w:rPr>
          <w:rFonts w:ascii="Times New Roman" w:eastAsia="Times New Roman" w:hAnsi="Times New Roman" w:cs="Times New Roman"/>
          <w:i w:val="0"/>
          <w:iCs w:val="0"/>
          <w:sz w:val="22"/>
          <w:szCs w:val="22"/>
        </w:rPr>
      </w:pPr>
    </w:p>
    <w:p w14:paraId="5DAD28FA" w14:textId="3D0B3959" w:rsidR="00261732" w:rsidRPr="00261732" w:rsidRDefault="00261732" w:rsidP="00261732">
      <w:pPr>
        <w:spacing w:after="0"/>
        <w:rPr>
          <w:rFonts w:ascii="Times New Roman" w:eastAsia="Times New Roman" w:hAnsi="Times New Roman" w:cs="Times New Roman"/>
          <w:i w:val="0"/>
          <w:iCs w:val="0"/>
          <w:sz w:val="22"/>
          <w:szCs w:val="22"/>
        </w:rPr>
      </w:pPr>
      <w:r w:rsidRPr="00261732">
        <w:rPr>
          <w:rFonts w:ascii="Times New Roman" w:eastAsia="Times New Roman" w:hAnsi="Times New Roman" w:cs="Times New Roman"/>
          <w:i w:val="0"/>
          <w:iCs w:val="0"/>
          <w:sz w:val="22"/>
          <w:szCs w:val="22"/>
        </w:rPr>
        <w:t>The feature importance analysis reveals that the most significant features for detecting fraudulent transactions are:</w:t>
      </w:r>
    </w:p>
    <w:p w14:paraId="18A5A312" w14:textId="27A72FF7" w:rsidR="00261732" w:rsidRPr="00261732" w:rsidRDefault="00261732" w:rsidP="00261732">
      <w:pPr>
        <w:spacing w:after="0"/>
        <w:rPr>
          <w:rFonts w:ascii="Times New Roman" w:eastAsia="Times New Roman" w:hAnsi="Times New Roman" w:cs="Times New Roman"/>
          <w:i w:val="0"/>
          <w:iCs w:val="0"/>
          <w:sz w:val="22"/>
          <w:szCs w:val="22"/>
        </w:rPr>
      </w:pPr>
      <w:r w:rsidRPr="00261732">
        <w:rPr>
          <w:rFonts w:ascii="Times New Roman" w:eastAsia="Times New Roman" w:hAnsi="Times New Roman" w:cs="Times New Roman"/>
          <w:i w:val="0"/>
          <w:iCs w:val="0"/>
          <w:sz w:val="22"/>
          <w:szCs w:val="22"/>
        </w:rPr>
        <w:t>Transaction Type (e.g., purchase, sale, scam, transfer)</w:t>
      </w:r>
      <w:r w:rsidR="00B600A4">
        <w:rPr>
          <w:rFonts w:ascii="Times New Roman" w:eastAsia="Times New Roman" w:hAnsi="Times New Roman" w:cs="Times New Roman"/>
          <w:i w:val="0"/>
          <w:iCs w:val="0"/>
          <w:sz w:val="22"/>
          <w:szCs w:val="22"/>
        </w:rPr>
        <w:t>,</w:t>
      </w:r>
      <w:r w:rsidR="00B96E4D">
        <w:rPr>
          <w:rFonts w:ascii="Times New Roman" w:eastAsia="Times New Roman" w:hAnsi="Times New Roman" w:cs="Times New Roman"/>
          <w:i w:val="0"/>
          <w:iCs w:val="0"/>
          <w:sz w:val="22"/>
          <w:szCs w:val="22"/>
        </w:rPr>
        <w:t xml:space="preserve"> </w:t>
      </w:r>
      <w:r w:rsidRPr="00261732">
        <w:rPr>
          <w:rFonts w:ascii="Times New Roman" w:eastAsia="Times New Roman" w:hAnsi="Times New Roman" w:cs="Times New Roman"/>
          <w:i w:val="0"/>
          <w:iCs w:val="0"/>
          <w:sz w:val="22"/>
          <w:szCs w:val="22"/>
        </w:rPr>
        <w:t>Hour of the Day</w:t>
      </w:r>
      <w:r w:rsidR="00B600A4">
        <w:rPr>
          <w:rFonts w:ascii="Times New Roman" w:eastAsia="Times New Roman" w:hAnsi="Times New Roman" w:cs="Times New Roman"/>
          <w:i w:val="0"/>
          <w:iCs w:val="0"/>
          <w:sz w:val="22"/>
          <w:szCs w:val="22"/>
        </w:rPr>
        <w:t>,</w:t>
      </w:r>
      <w:r w:rsidR="00B96E4D">
        <w:rPr>
          <w:rFonts w:ascii="Times New Roman" w:eastAsia="Times New Roman" w:hAnsi="Times New Roman" w:cs="Times New Roman"/>
          <w:i w:val="0"/>
          <w:iCs w:val="0"/>
          <w:sz w:val="22"/>
          <w:szCs w:val="22"/>
        </w:rPr>
        <w:t xml:space="preserve"> </w:t>
      </w:r>
      <w:r w:rsidRPr="00261732">
        <w:rPr>
          <w:rFonts w:ascii="Times New Roman" w:eastAsia="Times New Roman" w:hAnsi="Times New Roman" w:cs="Times New Roman"/>
          <w:i w:val="0"/>
          <w:iCs w:val="0"/>
          <w:sz w:val="22"/>
          <w:szCs w:val="22"/>
        </w:rPr>
        <w:t>Amount of Transaction</w:t>
      </w:r>
      <w:r w:rsidR="00B600A4">
        <w:rPr>
          <w:rFonts w:ascii="Times New Roman" w:eastAsia="Times New Roman" w:hAnsi="Times New Roman" w:cs="Times New Roman"/>
          <w:i w:val="0"/>
          <w:iCs w:val="0"/>
          <w:sz w:val="22"/>
          <w:szCs w:val="22"/>
        </w:rPr>
        <w:t xml:space="preserve">, </w:t>
      </w:r>
      <w:r w:rsidRPr="00261732">
        <w:rPr>
          <w:rFonts w:ascii="Times New Roman" w:eastAsia="Times New Roman" w:hAnsi="Times New Roman" w:cs="Times New Roman"/>
          <w:i w:val="0"/>
          <w:iCs w:val="0"/>
          <w:sz w:val="22"/>
          <w:szCs w:val="22"/>
        </w:rPr>
        <w:t>Age Group (e.g., new, veteran)</w:t>
      </w:r>
      <w:r w:rsidR="00B92AD6">
        <w:rPr>
          <w:rFonts w:ascii="Times New Roman" w:eastAsia="Times New Roman" w:hAnsi="Times New Roman" w:cs="Times New Roman"/>
          <w:i w:val="0"/>
          <w:iCs w:val="0"/>
          <w:sz w:val="22"/>
          <w:szCs w:val="22"/>
        </w:rPr>
        <w:t xml:space="preserve">. </w:t>
      </w:r>
      <w:r w:rsidRPr="00261732">
        <w:rPr>
          <w:rFonts w:ascii="Times New Roman" w:eastAsia="Times New Roman" w:hAnsi="Times New Roman" w:cs="Times New Roman"/>
          <w:i w:val="0"/>
          <w:iCs w:val="0"/>
          <w:sz w:val="22"/>
          <w:szCs w:val="22"/>
        </w:rPr>
        <w:t xml:space="preserve">Transaction types such as </w:t>
      </w:r>
      <w:r w:rsidR="00421791">
        <w:rPr>
          <w:rFonts w:ascii="Times New Roman" w:eastAsia="Times New Roman" w:hAnsi="Times New Roman" w:cs="Times New Roman"/>
          <w:i w:val="0"/>
          <w:iCs w:val="0"/>
          <w:sz w:val="22"/>
          <w:szCs w:val="22"/>
        </w:rPr>
        <w:t>scams</w:t>
      </w:r>
      <w:r w:rsidRPr="00261732">
        <w:rPr>
          <w:rFonts w:ascii="Times New Roman" w:eastAsia="Times New Roman" w:hAnsi="Times New Roman" w:cs="Times New Roman"/>
          <w:i w:val="0"/>
          <w:iCs w:val="0"/>
          <w:sz w:val="22"/>
          <w:szCs w:val="22"/>
        </w:rPr>
        <w:t xml:space="preserve"> and </w:t>
      </w:r>
      <w:r w:rsidR="00421791">
        <w:rPr>
          <w:rFonts w:ascii="Times New Roman" w:eastAsia="Times New Roman" w:hAnsi="Times New Roman" w:cs="Times New Roman"/>
          <w:i w:val="0"/>
          <w:iCs w:val="0"/>
          <w:sz w:val="22"/>
          <w:szCs w:val="22"/>
        </w:rPr>
        <w:t>sales</w:t>
      </w:r>
      <w:r w:rsidRPr="00261732">
        <w:rPr>
          <w:rFonts w:ascii="Times New Roman" w:eastAsia="Times New Roman" w:hAnsi="Times New Roman" w:cs="Times New Roman"/>
          <w:i w:val="0"/>
          <w:iCs w:val="0"/>
          <w:sz w:val="22"/>
          <w:szCs w:val="22"/>
        </w:rPr>
        <w:t xml:space="preserve"> contribute the most to the model's decision-making process, followed by features related to the hour of the day and transaction amount. These insights can guide further investigation into transaction patterns and help identify potential fraud indicators.</w:t>
      </w:r>
    </w:p>
    <w:p w14:paraId="256D95D3" w14:textId="77777777" w:rsidR="00261732" w:rsidRPr="00261732" w:rsidRDefault="00261732" w:rsidP="00261732">
      <w:pPr>
        <w:spacing w:after="0"/>
        <w:rPr>
          <w:rFonts w:ascii="Times New Roman" w:eastAsia="Times New Roman" w:hAnsi="Times New Roman" w:cs="Times New Roman"/>
          <w:i w:val="0"/>
          <w:iCs w:val="0"/>
          <w:sz w:val="22"/>
          <w:szCs w:val="22"/>
        </w:rPr>
      </w:pPr>
    </w:p>
    <w:p w14:paraId="05651384" w14:textId="13772574" w:rsidR="00261732" w:rsidRPr="00B92AD6" w:rsidRDefault="00261732" w:rsidP="00261732">
      <w:pPr>
        <w:spacing w:after="0"/>
        <w:rPr>
          <w:rFonts w:ascii="Times New Roman" w:eastAsia="Times New Roman" w:hAnsi="Times New Roman" w:cs="Times New Roman"/>
          <w:b/>
          <w:bCs/>
          <w:i w:val="0"/>
          <w:iCs w:val="0"/>
          <w:sz w:val="22"/>
          <w:szCs w:val="22"/>
        </w:rPr>
      </w:pPr>
      <w:r w:rsidRPr="00B92AD6">
        <w:rPr>
          <w:rFonts w:ascii="Times New Roman" w:eastAsia="Times New Roman" w:hAnsi="Times New Roman" w:cs="Times New Roman"/>
          <w:b/>
          <w:bCs/>
          <w:i w:val="0"/>
          <w:iCs w:val="0"/>
          <w:sz w:val="22"/>
          <w:szCs w:val="22"/>
        </w:rPr>
        <w:t>Recommendations:</w:t>
      </w:r>
    </w:p>
    <w:p w14:paraId="041D8448" w14:textId="48186C89" w:rsidR="00261732" w:rsidRDefault="00261732" w:rsidP="00261732">
      <w:pPr>
        <w:spacing w:after="0"/>
        <w:rPr>
          <w:rFonts w:ascii="Times New Roman" w:eastAsia="Times New Roman" w:hAnsi="Times New Roman" w:cs="Times New Roman"/>
          <w:i w:val="0"/>
          <w:iCs w:val="0"/>
          <w:sz w:val="22"/>
          <w:szCs w:val="22"/>
        </w:rPr>
      </w:pPr>
      <w:r w:rsidRPr="00261732">
        <w:rPr>
          <w:rFonts w:ascii="Times New Roman" w:eastAsia="Times New Roman" w:hAnsi="Times New Roman" w:cs="Times New Roman"/>
          <w:i w:val="0"/>
          <w:iCs w:val="0"/>
          <w:sz w:val="22"/>
          <w:szCs w:val="22"/>
        </w:rPr>
        <w:t>Based on the evaluation results</w:t>
      </w:r>
      <w:r w:rsidR="00A90FF8">
        <w:rPr>
          <w:rFonts w:ascii="Times New Roman" w:eastAsia="Times New Roman" w:hAnsi="Times New Roman" w:cs="Times New Roman"/>
          <w:i w:val="0"/>
          <w:iCs w:val="0"/>
          <w:sz w:val="22"/>
          <w:szCs w:val="22"/>
        </w:rPr>
        <w:t>,</w:t>
      </w:r>
      <w:r w:rsidR="00B92AD6">
        <w:rPr>
          <w:rFonts w:ascii="Times New Roman" w:eastAsia="Times New Roman" w:hAnsi="Times New Roman" w:cs="Times New Roman"/>
          <w:i w:val="0"/>
          <w:iCs w:val="0"/>
          <w:sz w:val="22"/>
          <w:szCs w:val="22"/>
        </w:rPr>
        <w:t xml:space="preserve"> </w:t>
      </w:r>
      <w:r w:rsidRPr="00261732">
        <w:rPr>
          <w:rFonts w:ascii="Times New Roman" w:eastAsia="Times New Roman" w:hAnsi="Times New Roman" w:cs="Times New Roman"/>
          <w:i w:val="0"/>
          <w:iCs w:val="0"/>
          <w:sz w:val="22"/>
          <w:szCs w:val="22"/>
        </w:rPr>
        <w:t>Utilize the trained Decision Tree model with a maximum depth of 5 for real-time fraud detection in transaction data.</w:t>
      </w:r>
      <w:r w:rsidR="00B92AD6">
        <w:rPr>
          <w:rFonts w:ascii="Times New Roman" w:eastAsia="Times New Roman" w:hAnsi="Times New Roman" w:cs="Times New Roman"/>
          <w:i w:val="0"/>
          <w:iCs w:val="0"/>
          <w:sz w:val="22"/>
          <w:szCs w:val="22"/>
        </w:rPr>
        <w:t xml:space="preserve"> </w:t>
      </w:r>
      <w:proofErr w:type="gramStart"/>
      <w:r w:rsidRPr="00261732">
        <w:rPr>
          <w:rFonts w:ascii="Times New Roman" w:eastAsia="Times New Roman" w:hAnsi="Times New Roman" w:cs="Times New Roman"/>
          <w:i w:val="0"/>
          <w:iCs w:val="0"/>
          <w:sz w:val="22"/>
          <w:szCs w:val="22"/>
        </w:rPr>
        <w:t>Focus</w:t>
      </w:r>
      <w:proofErr w:type="gramEnd"/>
      <w:r w:rsidRPr="00261732">
        <w:rPr>
          <w:rFonts w:ascii="Times New Roman" w:eastAsia="Times New Roman" w:hAnsi="Times New Roman" w:cs="Times New Roman"/>
          <w:i w:val="0"/>
          <w:iCs w:val="0"/>
          <w:sz w:val="22"/>
          <w:szCs w:val="22"/>
        </w:rPr>
        <w:t xml:space="preserve"> on monitoring transactions categorized as scams and sales, especially during specific hours of the day.</w:t>
      </w:r>
      <w:r w:rsidR="00A90FF8">
        <w:rPr>
          <w:rFonts w:ascii="Times New Roman" w:eastAsia="Times New Roman" w:hAnsi="Times New Roman" w:cs="Times New Roman"/>
          <w:i w:val="0"/>
          <w:iCs w:val="0"/>
          <w:sz w:val="22"/>
          <w:szCs w:val="22"/>
        </w:rPr>
        <w:t xml:space="preserve"> </w:t>
      </w:r>
      <w:r w:rsidRPr="00261732">
        <w:rPr>
          <w:rFonts w:ascii="Times New Roman" w:eastAsia="Times New Roman" w:hAnsi="Times New Roman" w:cs="Times New Roman"/>
          <w:i w:val="0"/>
          <w:iCs w:val="0"/>
          <w:sz w:val="22"/>
          <w:szCs w:val="22"/>
        </w:rPr>
        <w:t>Investigate transactions with unusual amounts or involving new or veteran users, as they may exhibit anomalous behavior indicative of fraud.</w:t>
      </w:r>
      <w:r w:rsidR="00A90FF8">
        <w:rPr>
          <w:rFonts w:ascii="Times New Roman" w:eastAsia="Times New Roman" w:hAnsi="Times New Roman" w:cs="Times New Roman"/>
          <w:i w:val="0"/>
          <w:iCs w:val="0"/>
          <w:sz w:val="22"/>
          <w:szCs w:val="22"/>
        </w:rPr>
        <w:t xml:space="preserve"> </w:t>
      </w:r>
      <w:r w:rsidRPr="00261732">
        <w:rPr>
          <w:rFonts w:ascii="Times New Roman" w:eastAsia="Times New Roman" w:hAnsi="Times New Roman" w:cs="Times New Roman"/>
          <w:i w:val="0"/>
          <w:iCs w:val="0"/>
          <w:sz w:val="22"/>
          <w:szCs w:val="22"/>
        </w:rPr>
        <w:t>In conclusion, the Decision Tree model offers high accuracy and interpretable decision-making, making it a valuable tool for detecting fraudulent transactions in the dataset.</w:t>
      </w:r>
    </w:p>
    <w:p w14:paraId="64C2AE12" w14:textId="77777777" w:rsidR="003467B9" w:rsidRDefault="003467B9" w:rsidP="00261732">
      <w:pPr>
        <w:spacing w:after="0"/>
        <w:rPr>
          <w:rFonts w:ascii="Times New Roman" w:eastAsia="Times New Roman" w:hAnsi="Times New Roman" w:cs="Times New Roman"/>
          <w:i w:val="0"/>
          <w:iCs w:val="0"/>
          <w:sz w:val="22"/>
          <w:szCs w:val="22"/>
        </w:rPr>
      </w:pPr>
    </w:p>
    <w:p w14:paraId="22BB4E06" w14:textId="77777777" w:rsidR="00B92AD6" w:rsidRDefault="00B92AD6" w:rsidP="00261732">
      <w:pPr>
        <w:spacing w:after="0"/>
        <w:rPr>
          <w:rFonts w:ascii="Times New Roman" w:eastAsia="Times New Roman" w:hAnsi="Times New Roman" w:cs="Times New Roman"/>
          <w:b/>
          <w:bCs/>
          <w:i w:val="0"/>
          <w:iCs w:val="0"/>
          <w:sz w:val="22"/>
          <w:szCs w:val="22"/>
        </w:rPr>
      </w:pPr>
    </w:p>
    <w:p w14:paraId="38C55467" w14:textId="77777777" w:rsidR="00B92AD6" w:rsidRDefault="00B92AD6" w:rsidP="00261732">
      <w:pPr>
        <w:spacing w:after="0"/>
        <w:rPr>
          <w:rFonts w:ascii="Times New Roman" w:eastAsia="Times New Roman" w:hAnsi="Times New Roman" w:cs="Times New Roman"/>
          <w:b/>
          <w:bCs/>
          <w:i w:val="0"/>
          <w:iCs w:val="0"/>
          <w:sz w:val="22"/>
          <w:szCs w:val="22"/>
        </w:rPr>
      </w:pPr>
    </w:p>
    <w:p w14:paraId="158DA9FF" w14:textId="77777777" w:rsidR="00B92AD6" w:rsidRDefault="00B92AD6" w:rsidP="00261732">
      <w:pPr>
        <w:spacing w:after="0"/>
        <w:rPr>
          <w:rFonts w:ascii="Times New Roman" w:eastAsia="Times New Roman" w:hAnsi="Times New Roman" w:cs="Times New Roman"/>
          <w:b/>
          <w:bCs/>
          <w:i w:val="0"/>
          <w:iCs w:val="0"/>
          <w:sz w:val="22"/>
          <w:szCs w:val="22"/>
        </w:rPr>
      </w:pPr>
    </w:p>
    <w:p w14:paraId="24FD1531" w14:textId="77777777" w:rsidR="00B92AD6" w:rsidRDefault="00B92AD6" w:rsidP="00261732">
      <w:pPr>
        <w:spacing w:after="0"/>
        <w:rPr>
          <w:rFonts w:ascii="Times New Roman" w:eastAsia="Times New Roman" w:hAnsi="Times New Roman" w:cs="Times New Roman"/>
          <w:b/>
          <w:bCs/>
          <w:i w:val="0"/>
          <w:iCs w:val="0"/>
          <w:sz w:val="22"/>
          <w:szCs w:val="22"/>
        </w:rPr>
      </w:pPr>
    </w:p>
    <w:p w14:paraId="7B1ADBBC" w14:textId="77777777" w:rsidR="00B92AD6" w:rsidRDefault="00B92AD6" w:rsidP="00261732">
      <w:pPr>
        <w:spacing w:after="0"/>
        <w:rPr>
          <w:rFonts w:ascii="Times New Roman" w:eastAsia="Times New Roman" w:hAnsi="Times New Roman" w:cs="Times New Roman"/>
          <w:b/>
          <w:bCs/>
          <w:i w:val="0"/>
          <w:iCs w:val="0"/>
          <w:sz w:val="22"/>
          <w:szCs w:val="22"/>
        </w:rPr>
      </w:pPr>
    </w:p>
    <w:p w14:paraId="760BB320" w14:textId="77777777" w:rsidR="00B92AD6" w:rsidRDefault="00B92AD6" w:rsidP="00261732">
      <w:pPr>
        <w:spacing w:after="0"/>
        <w:rPr>
          <w:rFonts w:ascii="Times New Roman" w:eastAsia="Times New Roman" w:hAnsi="Times New Roman" w:cs="Times New Roman"/>
          <w:b/>
          <w:bCs/>
          <w:i w:val="0"/>
          <w:iCs w:val="0"/>
          <w:sz w:val="22"/>
          <w:szCs w:val="22"/>
        </w:rPr>
      </w:pPr>
    </w:p>
    <w:p w14:paraId="709DE8E8" w14:textId="77777777" w:rsidR="00B92AD6" w:rsidRDefault="00B92AD6" w:rsidP="00261732">
      <w:pPr>
        <w:spacing w:after="0"/>
        <w:rPr>
          <w:rFonts w:ascii="Times New Roman" w:eastAsia="Times New Roman" w:hAnsi="Times New Roman" w:cs="Times New Roman"/>
          <w:b/>
          <w:bCs/>
          <w:i w:val="0"/>
          <w:iCs w:val="0"/>
          <w:sz w:val="22"/>
          <w:szCs w:val="22"/>
        </w:rPr>
      </w:pPr>
    </w:p>
    <w:p w14:paraId="275C8AD5" w14:textId="77777777" w:rsidR="00B92AD6" w:rsidRDefault="00B92AD6" w:rsidP="00261732">
      <w:pPr>
        <w:spacing w:after="0"/>
        <w:rPr>
          <w:rFonts w:ascii="Times New Roman" w:eastAsia="Times New Roman" w:hAnsi="Times New Roman" w:cs="Times New Roman"/>
          <w:b/>
          <w:bCs/>
          <w:i w:val="0"/>
          <w:iCs w:val="0"/>
          <w:sz w:val="22"/>
          <w:szCs w:val="22"/>
        </w:rPr>
      </w:pPr>
    </w:p>
    <w:p w14:paraId="4C863F05" w14:textId="77777777" w:rsidR="00B92AD6" w:rsidRDefault="00B92AD6" w:rsidP="00261732">
      <w:pPr>
        <w:spacing w:after="0"/>
        <w:rPr>
          <w:rFonts w:ascii="Times New Roman" w:eastAsia="Times New Roman" w:hAnsi="Times New Roman" w:cs="Times New Roman"/>
          <w:b/>
          <w:bCs/>
          <w:i w:val="0"/>
          <w:iCs w:val="0"/>
          <w:sz w:val="22"/>
          <w:szCs w:val="22"/>
        </w:rPr>
      </w:pPr>
    </w:p>
    <w:p w14:paraId="2632D0A7" w14:textId="77777777" w:rsidR="00B92AD6" w:rsidRDefault="00B92AD6" w:rsidP="00261732">
      <w:pPr>
        <w:spacing w:after="0"/>
        <w:rPr>
          <w:rFonts w:ascii="Times New Roman" w:eastAsia="Times New Roman" w:hAnsi="Times New Roman" w:cs="Times New Roman"/>
          <w:b/>
          <w:bCs/>
          <w:i w:val="0"/>
          <w:iCs w:val="0"/>
          <w:sz w:val="22"/>
          <w:szCs w:val="22"/>
        </w:rPr>
      </w:pPr>
    </w:p>
    <w:p w14:paraId="4830818E" w14:textId="77777777" w:rsidR="00B92AD6" w:rsidRDefault="00B92AD6" w:rsidP="00261732">
      <w:pPr>
        <w:spacing w:after="0"/>
        <w:rPr>
          <w:rFonts w:ascii="Times New Roman" w:eastAsia="Times New Roman" w:hAnsi="Times New Roman" w:cs="Times New Roman"/>
          <w:b/>
          <w:bCs/>
          <w:i w:val="0"/>
          <w:iCs w:val="0"/>
          <w:sz w:val="22"/>
          <w:szCs w:val="22"/>
        </w:rPr>
      </w:pPr>
    </w:p>
    <w:p w14:paraId="42E6B6D7" w14:textId="77777777" w:rsidR="00B92AD6" w:rsidRDefault="00B92AD6" w:rsidP="00261732">
      <w:pPr>
        <w:spacing w:after="0"/>
        <w:rPr>
          <w:rFonts w:ascii="Times New Roman" w:eastAsia="Times New Roman" w:hAnsi="Times New Roman" w:cs="Times New Roman"/>
          <w:b/>
          <w:bCs/>
          <w:i w:val="0"/>
          <w:iCs w:val="0"/>
          <w:sz w:val="22"/>
          <w:szCs w:val="22"/>
        </w:rPr>
      </w:pPr>
    </w:p>
    <w:p w14:paraId="503D2CB9" w14:textId="77777777" w:rsidR="00B92AD6" w:rsidRDefault="00B92AD6" w:rsidP="00261732">
      <w:pPr>
        <w:spacing w:after="0"/>
        <w:rPr>
          <w:rFonts w:ascii="Times New Roman" w:eastAsia="Times New Roman" w:hAnsi="Times New Roman" w:cs="Times New Roman"/>
          <w:b/>
          <w:bCs/>
          <w:i w:val="0"/>
          <w:iCs w:val="0"/>
          <w:sz w:val="22"/>
          <w:szCs w:val="22"/>
        </w:rPr>
      </w:pPr>
    </w:p>
    <w:p w14:paraId="7E9434D6" w14:textId="77777777" w:rsidR="00B92AD6" w:rsidRDefault="00B92AD6" w:rsidP="00261732">
      <w:pPr>
        <w:spacing w:after="0"/>
        <w:rPr>
          <w:rFonts w:ascii="Times New Roman" w:eastAsia="Times New Roman" w:hAnsi="Times New Roman" w:cs="Times New Roman"/>
          <w:b/>
          <w:bCs/>
          <w:i w:val="0"/>
          <w:iCs w:val="0"/>
          <w:sz w:val="22"/>
          <w:szCs w:val="22"/>
        </w:rPr>
      </w:pPr>
    </w:p>
    <w:p w14:paraId="415EB31D" w14:textId="77777777" w:rsidR="00B92AD6" w:rsidRDefault="00B92AD6" w:rsidP="00261732">
      <w:pPr>
        <w:spacing w:after="0"/>
        <w:rPr>
          <w:rFonts w:ascii="Times New Roman" w:eastAsia="Times New Roman" w:hAnsi="Times New Roman" w:cs="Times New Roman"/>
          <w:b/>
          <w:bCs/>
          <w:i w:val="0"/>
          <w:iCs w:val="0"/>
          <w:sz w:val="22"/>
          <w:szCs w:val="22"/>
        </w:rPr>
      </w:pPr>
    </w:p>
    <w:p w14:paraId="4725969C" w14:textId="77777777" w:rsidR="00B92AD6" w:rsidRDefault="00B92AD6" w:rsidP="00261732">
      <w:pPr>
        <w:spacing w:after="0"/>
        <w:rPr>
          <w:rFonts w:ascii="Times New Roman" w:eastAsia="Times New Roman" w:hAnsi="Times New Roman" w:cs="Times New Roman"/>
          <w:b/>
          <w:bCs/>
          <w:i w:val="0"/>
          <w:iCs w:val="0"/>
          <w:sz w:val="22"/>
          <w:szCs w:val="22"/>
        </w:rPr>
      </w:pPr>
    </w:p>
    <w:p w14:paraId="5D37B5FF" w14:textId="77777777" w:rsidR="00B92AD6" w:rsidRDefault="00B92AD6" w:rsidP="00261732">
      <w:pPr>
        <w:spacing w:after="0"/>
        <w:rPr>
          <w:rFonts w:ascii="Times New Roman" w:eastAsia="Times New Roman" w:hAnsi="Times New Roman" w:cs="Times New Roman"/>
          <w:b/>
          <w:bCs/>
          <w:i w:val="0"/>
          <w:iCs w:val="0"/>
          <w:sz w:val="22"/>
          <w:szCs w:val="22"/>
        </w:rPr>
      </w:pPr>
    </w:p>
    <w:p w14:paraId="6CDD2D54" w14:textId="77777777" w:rsidR="00B92AD6" w:rsidRDefault="00B92AD6" w:rsidP="00261732">
      <w:pPr>
        <w:spacing w:after="0"/>
        <w:rPr>
          <w:rFonts w:ascii="Times New Roman" w:eastAsia="Times New Roman" w:hAnsi="Times New Roman" w:cs="Times New Roman"/>
          <w:b/>
          <w:bCs/>
          <w:i w:val="0"/>
          <w:iCs w:val="0"/>
          <w:sz w:val="22"/>
          <w:szCs w:val="22"/>
        </w:rPr>
      </w:pPr>
    </w:p>
    <w:p w14:paraId="124C490D" w14:textId="77777777" w:rsidR="00B92AD6" w:rsidRDefault="00B92AD6" w:rsidP="00261732">
      <w:pPr>
        <w:spacing w:after="0"/>
        <w:rPr>
          <w:rFonts w:ascii="Times New Roman" w:eastAsia="Times New Roman" w:hAnsi="Times New Roman" w:cs="Times New Roman"/>
          <w:b/>
          <w:bCs/>
          <w:i w:val="0"/>
          <w:iCs w:val="0"/>
          <w:sz w:val="22"/>
          <w:szCs w:val="22"/>
        </w:rPr>
      </w:pPr>
    </w:p>
    <w:p w14:paraId="6AAE3451" w14:textId="7C20D304" w:rsidR="003467B9" w:rsidRDefault="00680F6D" w:rsidP="00261732">
      <w:pPr>
        <w:spacing w:after="0"/>
        <w:rPr>
          <w:rFonts w:ascii="Times New Roman" w:eastAsia="Times New Roman" w:hAnsi="Times New Roman" w:cs="Times New Roman"/>
          <w:b/>
          <w:bCs/>
          <w:i w:val="0"/>
          <w:iCs w:val="0"/>
          <w:sz w:val="22"/>
          <w:szCs w:val="22"/>
        </w:rPr>
      </w:pPr>
      <w:r w:rsidRPr="00680F6D">
        <w:rPr>
          <w:rFonts w:ascii="Times New Roman" w:eastAsia="Times New Roman" w:hAnsi="Times New Roman" w:cs="Times New Roman"/>
          <w:b/>
          <w:bCs/>
          <w:i w:val="0"/>
          <w:iCs w:val="0"/>
          <w:sz w:val="22"/>
          <w:szCs w:val="22"/>
        </w:rPr>
        <w:lastRenderedPageBreak/>
        <w:t>4.</w:t>
      </w:r>
      <w:r>
        <w:rPr>
          <w:rFonts w:ascii="Times New Roman" w:eastAsia="Times New Roman" w:hAnsi="Times New Roman" w:cs="Times New Roman"/>
          <w:b/>
          <w:bCs/>
          <w:i w:val="0"/>
          <w:iCs w:val="0"/>
          <w:sz w:val="22"/>
          <w:szCs w:val="22"/>
        </w:rPr>
        <w:t xml:space="preserve"> </w:t>
      </w:r>
      <w:r w:rsidRPr="00680F6D">
        <w:rPr>
          <w:rFonts w:ascii="Times New Roman" w:eastAsia="Times New Roman" w:hAnsi="Times New Roman" w:cs="Times New Roman"/>
          <w:b/>
          <w:bCs/>
          <w:i w:val="0"/>
          <w:iCs w:val="0"/>
          <w:sz w:val="22"/>
          <w:szCs w:val="22"/>
        </w:rPr>
        <w:t>Voting Classifier</w:t>
      </w:r>
      <w:r>
        <w:rPr>
          <w:rFonts w:ascii="Times New Roman" w:eastAsia="Times New Roman" w:hAnsi="Times New Roman" w:cs="Times New Roman"/>
          <w:b/>
          <w:bCs/>
          <w:i w:val="0"/>
          <w:iCs w:val="0"/>
          <w:sz w:val="22"/>
          <w:szCs w:val="22"/>
        </w:rPr>
        <w:t>:</w:t>
      </w:r>
    </w:p>
    <w:p w14:paraId="5B3948DA" w14:textId="39156294" w:rsidR="00680F6D" w:rsidRDefault="00680F6D" w:rsidP="00261732">
      <w:pPr>
        <w:spacing w:after="0"/>
        <w:rPr>
          <w:rFonts w:ascii="Times New Roman" w:eastAsia="Times New Roman" w:hAnsi="Times New Roman" w:cs="Times New Roman"/>
          <w:b/>
          <w:bCs/>
          <w:i w:val="0"/>
          <w:iCs w:val="0"/>
          <w:sz w:val="22"/>
          <w:szCs w:val="22"/>
        </w:rPr>
      </w:pPr>
      <w:r w:rsidRPr="00680F6D">
        <w:rPr>
          <w:rFonts w:ascii="Times New Roman" w:eastAsia="Times New Roman" w:hAnsi="Times New Roman" w:cs="Times New Roman"/>
          <w:b/>
          <w:bCs/>
          <w:i w:val="0"/>
          <w:iCs w:val="0"/>
          <w:noProof/>
          <w:sz w:val="22"/>
          <w:szCs w:val="22"/>
        </w:rPr>
        <w:drawing>
          <wp:inline distT="0" distB="0" distL="0" distR="0" wp14:anchorId="04739000" wp14:editId="3BFAE787">
            <wp:extent cx="6858000" cy="4077970"/>
            <wp:effectExtent l="0" t="0" r="0" b="0"/>
            <wp:docPr id="6668555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55504" name="Picture 1" descr="A screenshot of a computer program&#10;&#10;Description automatically generated"/>
                    <pic:cNvPicPr/>
                  </pic:nvPicPr>
                  <pic:blipFill>
                    <a:blip r:embed="rId37"/>
                    <a:stretch>
                      <a:fillRect/>
                    </a:stretch>
                  </pic:blipFill>
                  <pic:spPr>
                    <a:xfrm>
                      <a:off x="0" y="0"/>
                      <a:ext cx="6858000" cy="4077970"/>
                    </a:xfrm>
                    <a:prstGeom prst="rect">
                      <a:avLst/>
                    </a:prstGeom>
                  </pic:spPr>
                </pic:pic>
              </a:graphicData>
            </a:graphic>
          </wp:inline>
        </w:drawing>
      </w:r>
    </w:p>
    <w:p w14:paraId="09D2E05A" w14:textId="62A2FEBD" w:rsidR="00BE391C" w:rsidRDefault="00BE391C" w:rsidP="00261732">
      <w:pPr>
        <w:spacing w:after="0"/>
        <w:rPr>
          <w:rFonts w:ascii="Times New Roman" w:eastAsia="Times New Roman" w:hAnsi="Times New Roman" w:cs="Times New Roman"/>
          <w:b/>
          <w:bCs/>
          <w:i w:val="0"/>
          <w:iCs w:val="0"/>
          <w:sz w:val="22"/>
          <w:szCs w:val="22"/>
        </w:rPr>
      </w:pPr>
      <w:r w:rsidRPr="00BE391C">
        <w:rPr>
          <w:rFonts w:ascii="Times New Roman" w:eastAsia="Times New Roman" w:hAnsi="Times New Roman" w:cs="Times New Roman"/>
          <w:b/>
          <w:bCs/>
          <w:i w:val="0"/>
          <w:iCs w:val="0"/>
          <w:noProof/>
          <w:sz w:val="22"/>
          <w:szCs w:val="22"/>
        </w:rPr>
        <w:drawing>
          <wp:inline distT="0" distB="0" distL="0" distR="0" wp14:anchorId="221392F2" wp14:editId="63F9122C">
            <wp:extent cx="5921253" cy="4282811"/>
            <wp:effectExtent l="0" t="0" r="3810" b="3810"/>
            <wp:docPr id="2003128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28895" name="Picture 1" descr="A screenshot of a computer&#10;&#10;Description automatically generated"/>
                    <pic:cNvPicPr/>
                  </pic:nvPicPr>
                  <pic:blipFill>
                    <a:blip r:embed="rId38"/>
                    <a:stretch>
                      <a:fillRect/>
                    </a:stretch>
                  </pic:blipFill>
                  <pic:spPr>
                    <a:xfrm>
                      <a:off x="0" y="0"/>
                      <a:ext cx="5921253" cy="4282811"/>
                    </a:xfrm>
                    <a:prstGeom prst="rect">
                      <a:avLst/>
                    </a:prstGeom>
                  </pic:spPr>
                </pic:pic>
              </a:graphicData>
            </a:graphic>
          </wp:inline>
        </w:drawing>
      </w:r>
    </w:p>
    <w:p w14:paraId="7241EF96" w14:textId="77777777" w:rsidR="00680F6D" w:rsidRPr="00680F6D" w:rsidRDefault="00680F6D" w:rsidP="00261732">
      <w:pPr>
        <w:spacing w:after="0"/>
        <w:rPr>
          <w:rFonts w:ascii="Times New Roman" w:eastAsia="Times New Roman" w:hAnsi="Times New Roman" w:cs="Times New Roman"/>
          <w:b/>
          <w:bCs/>
          <w:i w:val="0"/>
          <w:iCs w:val="0"/>
          <w:sz w:val="22"/>
          <w:szCs w:val="22"/>
        </w:rPr>
      </w:pPr>
    </w:p>
    <w:p w14:paraId="1F5EA65B" w14:textId="77777777" w:rsidR="00EE1111" w:rsidRDefault="00EE1111" w:rsidP="00180CD2">
      <w:pPr>
        <w:spacing w:after="0"/>
        <w:rPr>
          <w:ins w:id="0" w:author="{61C9E964-3B27-CC43-86B5-8F4D9B2DE8FB}" w:date="2024-04-30T13:24:00Z"/>
          <w:rFonts w:ascii="Times New Roman" w:eastAsia="Times New Roman" w:hAnsi="Times New Roman" w:cs="Times New Roman"/>
          <w:i w:val="0"/>
          <w:sz w:val="22"/>
          <w:szCs w:val="22"/>
        </w:rPr>
      </w:pPr>
    </w:p>
    <w:p w14:paraId="353C9503" w14:textId="77777777" w:rsidR="00724AF3" w:rsidRDefault="00724AF3" w:rsidP="00180CD2">
      <w:pPr>
        <w:spacing w:after="0"/>
        <w:rPr>
          <w:rFonts w:ascii="Times New Roman" w:eastAsia="Times New Roman" w:hAnsi="Times New Roman" w:cs="Times New Roman"/>
          <w:i w:val="0"/>
          <w:sz w:val="22"/>
          <w:szCs w:val="22"/>
        </w:rPr>
      </w:pPr>
    </w:p>
    <w:p w14:paraId="18AB82F9" w14:textId="77777777" w:rsidR="00724AF3" w:rsidRDefault="00724AF3" w:rsidP="00180CD2">
      <w:pPr>
        <w:spacing w:after="0"/>
        <w:rPr>
          <w:rFonts w:ascii="Times New Roman" w:eastAsia="Times New Roman" w:hAnsi="Times New Roman" w:cs="Times New Roman"/>
          <w:i w:val="0"/>
          <w:sz w:val="22"/>
          <w:szCs w:val="22"/>
        </w:rPr>
      </w:pPr>
    </w:p>
    <w:p w14:paraId="6739AB6C" w14:textId="77777777" w:rsidR="00724AF3" w:rsidRDefault="00724AF3" w:rsidP="00180CD2">
      <w:pPr>
        <w:spacing w:after="0"/>
        <w:rPr>
          <w:rFonts w:ascii="Times New Roman" w:eastAsia="Times New Roman" w:hAnsi="Times New Roman" w:cs="Times New Roman"/>
          <w:i w:val="0"/>
          <w:sz w:val="22"/>
          <w:szCs w:val="22"/>
        </w:rPr>
      </w:pPr>
    </w:p>
    <w:p w14:paraId="7A77DB8D" w14:textId="77777777" w:rsidR="00724AF3" w:rsidRDefault="00724AF3" w:rsidP="00180CD2">
      <w:pPr>
        <w:spacing w:after="0"/>
        <w:rPr>
          <w:rFonts w:ascii="Times New Roman" w:eastAsia="Times New Roman" w:hAnsi="Times New Roman" w:cs="Times New Roman"/>
          <w:i w:val="0"/>
          <w:sz w:val="22"/>
          <w:szCs w:val="22"/>
        </w:rPr>
      </w:pPr>
    </w:p>
    <w:p w14:paraId="106FA024" w14:textId="77777777" w:rsidR="00724AF3" w:rsidRDefault="00724AF3" w:rsidP="00180CD2">
      <w:pPr>
        <w:spacing w:after="0"/>
        <w:rPr>
          <w:rFonts w:ascii="Times New Roman" w:eastAsia="Times New Roman" w:hAnsi="Times New Roman" w:cs="Times New Roman"/>
          <w:i w:val="0"/>
          <w:sz w:val="22"/>
          <w:szCs w:val="22"/>
        </w:rPr>
      </w:pPr>
    </w:p>
    <w:p w14:paraId="53C3F1D5" w14:textId="77777777" w:rsidR="00724AF3" w:rsidRDefault="00724AF3" w:rsidP="00180CD2">
      <w:pPr>
        <w:spacing w:after="0"/>
        <w:rPr>
          <w:rFonts w:ascii="Times New Roman" w:eastAsia="Times New Roman" w:hAnsi="Times New Roman" w:cs="Times New Roman"/>
          <w:i w:val="0"/>
          <w:sz w:val="22"/>
          <w:szCs w:val="22"/>
        </w:rPr>
      </w:pPr>
    </w:p>
    <w:p w14:paraId="5BB267A5" w14:textId="77777777" w:rsidR="00724AF3" w:rsidRDefault="00724AF3" w:rsidP="00180CD2">
      <w:pPr>
        <w:spacing w:after="0"/>
        <w:rPr>
          <w:rFonts w:ascii="Times New Roman" w:eastAsia="Times New Roman" w:hAnsi="Times New Roman" w:cs="Times New Roman"/>
          <w:i w:val="0"/>
          <w:sz w:val="22"/>
          <w:szCs w:val="22"/>
        </w:rPr>
      </w:pPr>
    </w:p>
    <w:p w14:paraId="1BA11ABC" w14:textId="77777777" w:rsidR="00724AF3" w:rsidRDefault="00724AF3" w:rsidP="00180CD2">
      <w:pPr>
        <w:spacing w:after="0"/>
        <w:rPr>
          <w:rFonts w:ascii="Times New Roman" w:eastAsia="Times New Roman" w:hAnsi="Times New Roman" w:cs="Times New Roman"/>
          <w:i w:val="0"/>
          <w:sz w:val="22"/>
          <w:szCs w:val="22"/>
        </w:rPr>
      </w:pPr>
    </w:p>
    <w:p w14:paraId="1214C75F" w14:textId="77777777" w:rsidR="00724AF3" w:rsidRDefault="00724AF3" w:rsidP="00180CD2">
      <w:pPr>
        <w:spacing w:after="0"/>
        <w:rPr>
          <w:rFonts w:ascii="Times New Roman" w:eastAsia="Times New Roman" w:hAnsi="Times New Roman" w:cs="Times New Roman"/>
          <w:i w:val="0"/>
          <w:sz w:val="22"/>
          <w:szCs w:val="22"/>
        </w:rPr>
      </w:pPr>
    </w:p>
    <w:p w14:paraId="776E5989" w14:textId="77777777" w:rsidR="00724AF3" w:rsidRDefault="00724AF3" w:rsidP="00180CD2">
      <w:pPr>
        <w:spacing w:after="0"/>
        <w:rPr>
          <w:rFonts w:ascii="Times New Roman" w:eastAsia="Times New Roman" w:hAnsi="Times New Roman" w:cs="Times New Roman"/>
          <w:i w:val="0"/>
          <w:sz w:val="22"/>
          <w:szCs w:val="22"/>
        </w:rPr>
      </w:pPr>
    </w:p>
    <w:p w14:paraId="10F499F9" w14:textId="77777777" w:rsidR="00724AF3" w:rsidRDefault="00724AF3" w:rsidP="00180CD2">
      <w:pPr>
        <w:spacing w:after="0"/>
        <w:rPr>
          <w:rFonts w:ascii="Times New Roman" w:eastAsia="Times New Roman" w:hAnsi="Times New Roman" w:cs="Times New Roman"/>
          <w:i w:val="0"/>
          <w:sz w:val="22"/>
          <w:szCs w:val="22"/>
        </w:rPr>
      </w:pPr>
    </w:p>
    <w:p w14:paraId="7721DFB9" w14:textId="77777777" w:rsidR="00724AF3" w:rsidRDefault="00724AF3" w:rsidP="00180CD2">
      <w:pPr>
        <w:spacing w:after="0"/>
        <w:rPr>
          <w:rFonts w:ascii="Times New Roman" w:eastAsia="Times New Roman" w:hAnsi="Times New Roman" w:cs="Times New Roman"/>
          <w:i w:val="0"/>
          <w:sz w:val="22"/>
          <w:szCs w:val="22"/>
        </w:rPr>
      </w:pPr>
    </w:p>
    <w:p w14:paraId="6F2BCA3D" w14:textId="77777777" w:rsidR="00724AF3" w:rsidRDefault="00724AF3" w:rsidP="00180CD2">
      <w:pPr>
        <w:spacing w:after="0"/>
        <w:rPr>
          <w:rFonts w:ascii="Times New Roman" w:eastAsia="Times New Roman" w:hAnsi="Times New Roman" w:cs="Times New Roman"/>
          <w:i w:val="0"/>
          <w:sz w:val="22"/>
          <w:szCs w:val="22"/>
        </w:rPr>
      </w:pPr>
    </w:p>
    <w:p w14:paraId="0CE227E7" w14:textId="77777777" w:rsidR="00724AF3" w:rsidRDefault="00724AF3" w:rsidP="00180CD2">
      <w:pPr>
        <w:spacing w:after="0"/>
        <w:rPr>
          <w:rFonts w:ascii="Times New Roman" w:eastAsia="Times New Roman" w:hAnsi="Times New Roman" w:cs="Times New Roman"/>
          <w:i w:val="0"/>
          <w:sz w:val="22"/>
          <w:szCs w:val="22"/>
        </w:rPr>
      </w:pPr>
    </w:p>
    <w:p w14:paraId="305D2CF7" w14:textId="77777777" w:rsidR="00724AF3" w:rsidRDefault="00724AF3" w:rsidP="00180CD2">
      <w:pPr>
        <w:spacing w:after="0"/>
        <w:rPr>
          <w:rFonts w:ascii="Times New Roman" w:eastAsia="Times New Roman" w:hAnsi="Times New Roman" w:cs="Times New Roman"/>
          <w:i w:val="0"/>
          <w:sz w:val="22"/>
          <w:szCs w:val="22"/>
        </w:rPr>
      </w:pPr>
    </w:p>
    <w:p w14:paraId="78F98FFC" w14:textId="77777777" w:rsidR="00724AF3" w:rsidRDefault="00724AF3" w:rsidP="00180CD2">
      <w:pPr>
        <w:spacing w:after="0"/>
        <w:rPr>
          <w:rFonts w:ascii="Times New Roman" w:eastAsia="Times New Roman" w:hAnsi="Times New Roman" w:cs="Times New Roman"/>
          <w:i w:val="0"/>
          <w:sz w:val="22"/>
          <w:szCs w:val="22"/>
        </w:rPr>
      </w:pPr>
    </w:p>
    <w:p w14:paraId="704789F0" w14:textId="77777777" w:rsidR="00724AF3" w:rsidRDefault="00724AF3" w:rsidP="00180CD2">
      <w:pPr>
        <w:spacing w:after="0"/>
        <w:rPr>
          <w:rFonts w:ascii="Times New Roman" w:eastAsia="Times New Roman" w:hAnsi="Times New Roman" w:cs="Times New Roman"/>
          <w:i w:val="0"/>
          <w:sz w:val="22"/>
          <w:szCs w:val="22"/>
        </w:rPr>
      </w:pPr>
    </w:p>
    <w:p w14:paraId="6BD7286D" w14:textId="77777777" w:rsidR="00724AF3" w:rsidRDefault="00724AF3" w:rsidP="00180CD2">
      <w:pPr>
        <w:spacing w:after="0"/>
        <w:rPr>
          <w:rFonts w:ascii="Times New Roman" w:eastAsia="Times New Roman" w:hAnsi="Times New Roman" w:cs="Times New Roman"/>
          <w:i w:val="0"/>
          <w:sz w:val="22"/>
          <w:szCs w:val="22"/>
        </w:rPr>
      </w:pPr>
    </w:p>
    <w:p w14:paraId="295590C3" w14:textId="77777777" w:rsidR="00724AF3" w:rsidRDefault="00724AF3" w:rsidP="00180CD2">
      <w:pPr>
        <w:spacing w:after="0"/>
        <w:rPr>
          <w:rFonts w:ascii="Times New Roman" w:eastAsia="Times New Roman" w:hAnsi="Times New Roman" w:cs="Times New Roman"/>
          <w:i w:val="0"/>
          <w:sz w:val="22"/>
          <w:szCs w:val="22"/>
        </w:rPr>
      </w:pPr>
    </w:p>
    <w:p w14:paraId="453AFA2C" w14:textId="77777777" w:rsidR="00724AF3" w:rsidRDefault="00724AF3" w:rsidP="00180CD2">
      <w:pPr>
        <w:spacing w:after="0"/>
        <w:rPr>
          <w:rFonts w:ascii="Times New Roman" w:eastAsia="Times New Roman" w:hAnsi="Times New Roman" w:cs="Times New Roman"/>
          <w:i w:val="0"/>
          <w:sz w:val="22"/>
          <w:szCs w:val="22"/>
        </w:rPr>
      </w:pPr>
    </w:p>
    <w:p w14:paraId="3DE5FE37" w14:textId="77777777" w:rsidR="00724AF3" w:rsidRDefault="00724AF3" w:rsidP="00180CD2">
      <w:pPr>
        <w:spacing w:after="0"/>
        <w:rPr>
          <w:rFonts w:ascii="Times New Roman" w:eastAsia="Times New Roman" w:hAnsi="Times New Roman" w:cs="Times New Roman"/>
          <w:i w:val="0"/>
          <w:sz w:val="22"/>
          <w:szCs w:val="22"/>
        </w:rPr>
      </w:pPr>
    </w:p>
    <w:p w14:paraId="7B5D09D5" w14:textId="77777777" w:rsidR="00724AF3" w:rsidRDefault="00724AF3" w:rsidP="00180CD2">
      <w:pPr>
        <w:spacing w:after="0"/>
        <w:rPr>
          <w:rFonts w:ascii="Times New Roman" w:eastAsia="Times New Roman" w:hAnsi="Times New Roman" w:cs="Times New Roman"/>
          <w:i w:val="0"/>
          <w:sz w:val="22"/>
          <w:szCs w:val="22"/>
        </w:rPr>
      </w:pPr>
    </w:p>
    <w:p w14:paraId="65FC6D69" w14:textId="77777777" w:rsidR="00724AF3" w:rsidRDefault="00724AF3" w:rsidP="00180CD2">
      <w:pPr>
        <w:spacing w:after="0"/>
        <w:rPr>
          <w:rFonts w:ascii="Times New Roman" w:eastAsia="Times New Roman" w:hAnsi="Times New Roman" w:cs="Times New Roman"/>
          <w:i w:val="0"/>
          <w:sz w:val="22"/>
          <w:szCs w:val="22"/>
        </w:rPr>
      </w:pPr>
    </w:p>
    <w:p w14:paraId="7981FB7F" w14:textId="77777777" w:rsidR="00724AF3" w:rsidRDefault="00724AF3" w:rsidP="00180CD2">
      <w:pPr>
        <w:spacing w:after="0"/>
        <w:rPr>
          <w:rFonts w:ascii="Times New Roman" w:eastAsia="Times New Roman" w:hAnsi="Times New Roman" w:cs="Times New Roman"/>
          <w:i w:val="0"/>
          <w:sz w:val="22"/>
          <w:szCs w:val="22"/>
        </w:rPr>
      </w:pPr>
    </w:p>
    <w:p w14:paraId="558CA158" w14:textId="77777777" w:rsidR="00724AF3" w:rsidRDefault="00724AF3" w:rsidP="00180CD2">
      <w:pPr>
        <w:spacing w:after="0"/>
        <w:rPr>
          <w:rFonts w:ascii="Times New Roman" w:eastAsia="Times New Roman" w:hAnsi="Times New Roman" w:cs="Times New Roman"/>
          <w:i w:val="0"/>
          <w:sz w:val="22"/>
          <w:szCs w:val="22"/>
        </w:rPr>
      </w:pPr>
    </w:p>
    <w:p w14:paraId="6CDCF4C7" w14:textId="77777777" w:rsidR="00724AF3" w:rsidRDefault="00724AF3" w:rsidP="00180CD2">
      <w:pPr>
        <w:spacing w:after="0"/>
        <w:rPr>
          <w:rFonts w:ascii="Times New Roman" w:eastAsia="Times New Roman" w:hAnsi="Times New Roman" w:cs="Times New Roman"/>
          <w:i w:val="0"/>
          <w:sz w:val="22"/>
          <w:szCs w:val="22"/>
        </w:rPr>
      </w:pPr>
    </w:p>
    <w:p w14:paraId="75E20CB3" w14:textId="77777777" w:rsidR="00724AF3" w:rsidRDefault="00724AF3" w:rsidP="00180CD2">
      <w:pPr>
        <w:spacing w:after="0"/>
        <w:rPr>
          <w:rFonts w:ascii="Times New Roman" w:eastAsia="Times New Roman" w:hAnsi="Times New Roman" w:cs="Times New Roman"/>
          <w:i w:val="0"/>
          <w:sz w:val="22"/>
          <w:szCs w:val="22"/>
        </w:rPr>
      </w:pPr>
    </w:p>
    <w:p w14:paraId="46C98118" w14:textId="77777777" w:rsidR="00724AF3" w:rsidRDefault="00724AF3" w:rsidP="00180CD2">
      <w:pPr>
        <w:spacing w:after="0"/>
        <w:rPr>
          <w:rFonts w:ascii="Times New Roman" w:eastAsia="Times New Roman" w:hAnsi="Times New Roman" w:cs="Times New Roman"/>
          <w:i w:val="0"/>
          <w:sz w:val="22"/>
          <w:szCs w:val="22"/>
        </w:rPr>
      </w:pPr>
    </w:p>
    <w:p w14:paraId="79F0A1CE" w14:textId="77777777" w:rsidR="00724AF3" w:rsidRDefault="00724AF3" w:rsidP="00180CD2">
      <w:pPr>
        <w:spacing w:after="0"/>
        <w:rPr>
          <w:rFonts w:ascii="Times New Roman" w:eastAsia="Times New Roman" w:hAnsi="Times New Roman" w:cs="Times New Roman"/>
          <w:i w:val="0"/>
          <w:sz w:val="22"/>
          <w:szCs w:val="22"/>
        </w:rPr>
      </w:pPr>
    </w:p>
    <w:p w14:paraId="01063BD5" w14:textId="77777777" w:rsidR="00724AF3" w:rsidRDefault="00724AF3" w:rsidP="00180CD2">
      <w:pPr>
        <w:spacing w:after="0"/>
        <w:rPr>
          <w:rFonts w:ascii="Times New Roman" w:eastAsia="Times New Roman" w:hAnsi="Times New Roman" w:cs="Times New Roman"/>
          <w:i w:val="0"/>
          <w:sz w:val="22"/>
          <w:szCs w:val="22"/>
        </w:rPr>
      </w:pPr>
    </w:p>
    <w:p w14:paraId="059B0420" w14:textId="77777777" w:rsidR="00724AF3" w:rsidRDefault="00724AF3" w:rsidP="00180CD2">
      <w:pPr>
        <w:spacing w:after="0"/>
        <w:rPr>
          <w:rFonts w:ascii="Times New Roman" w:eastAsia="Times New Roman" w:hAnsi="Times New Roman" w:cs="Times New Roman"/>
          <w:i w:val="0"/>
          <w:sz w:val="22"/>
          <w:szCs w:val="22"/>
        </w:rPr>
      </w:pPr>
    </w:p>
    <w:p w14:paraId="5D0448B8" w14:textId="77777777" w:rsidR="00724AF3" w:rsidRDefault="00724AF3" w:rsidP="00180CD2">
      <w:pPr>
        <w:spacing w:after="0"/>
        <w:rPr>
          <w:rFonts w:ascii="Times New Roman" w:eastAsia="Times New Roman" w:hAnsi="Times New Roman" w:cs="Times New Roman"/>
          <w:i w:val="0"/>
          <w:sz w:val="22"/>
          <w:szCs w:val="22"/>
        </w:rPr>
      </w:pPr>
    </w:p>
    <w:p w14:paraId="66F79A7B" w14:textId="77777777" w:rsidR="00724AF3" w:rsidRDefault="00724AF3" w:rsidP="00180CD2">
      <w:pPr>
        <w:spacing w:after="0"/>
        <w:rPr>
          <w:rFonts w:ascii="Times New Roman" w:eastAsia="Times New Roman" w:hAnsi="Times New Roman" w:cs="Times New Roman"/>
          <w:i w:val="0"/>
          <w:sz w:val="22"/>
          <w:szCs w:val="22"/>
        </w:rPr>
      </w:pPr>
    </w:p>
    <w:p w14:paraId="2633ADC0" w14:textId="77777777" w:rsidR="00724AF3" w:rsidRDefault="00724AF3" w:rsidP="00180CD2">
      <w:pPr>
        <w:spacing w:after="0"/>
        <w:rPr>
          <w:rFonts w:ascii="Times New Roman" w:eastAsia="Times New Roman" w:hAnsi="Times New Roman" w:cs="Times New Roman"/>
          <w:i w:val="0"/>
          <w:sz w:val="22"/>
          <w:szCs w:val="22"/>
        </w:rPr>
      </w:pPr>
    </w:p>
    <w:p w14:paraId="5A70C0D8" w14:textId="77777777" w:rsidR="00724AF3" w:rsidRDefault="00724AF3" w:rsidP="00180CD2">
      <w:pPr>
        <w:spacing w:after="0"/>
        <w:rPr>
          <w:rFonts w:ascii="Times New Roman" w:eastAsia="Times New Roman" w:hAnsi="Times New Roman" w:cs="Times New Roman"/>
          <w:i w:val="0"/>
          <w:sz w:val="22"/>
          <w:szCs w:val="22"/>
        </w:rPr>
      </w:pPr>
    </w:p>
    <w:p w14:paraId="31B7F963" w14:textId="77777777" w:rsidR="00724AF3" w:rsidRDefault="00724AF3" w:rsidP="00180CD2">
      <w:pPr>
        <w:spacing w:after="0"/>
        <w:rPr>
          <w:rFonts w:ascii="Times New Roman" w:eastAsia="Times New Roman" w:hAnsi="Times New Roman" w:cs="Times New Roman"/>
          <w:i w:val="0"/>
          <w:sz w:val="22"/>
          <w:szCs w:val="22"/>
        </w:rPr>
      </w:pPr>
    </w:p>
    <w:p w14:paraId="348FB818" w14:textId="77777777" w:rsidR="00724AF3" w:rsidRDefault="00724AF3" w:rsidP="00180CD2">
      <w:pPr>
        <w:spacing w:after="0"/>
        <w:rPr>
          <w:rFonts w:ascii="Times New Roman" w:eastAsia="Times New Roman" w:hAnsi="Times New Roman" w:cs="Times New Roman"/>
          <w:i w:val="0"/>
          <w:sz w:val="22"/>
          <w:szCs w:val="22"/>
        </w:rPr>
      </w:pPr>
    </w:p>
    <w:p w14:paraId="06D9F718" w14:textId="77777777" w:rsidR="00724AF3" w:rsidRDefault="00724AF3" w:rsidP="00180CD2">
      <w:pPr>
        <w:spacing w:after="0"/>
        <w:rPr>
          <w:rFonts w:ascii="Times New Roman" w:eastAsia="Times New Roman" w:hAnsi="Times New Roman" w:cs="Times New Roman"/>
          <w:i w:val="0"/>
          <w:sz w:val="22"/>
          <w:szCs w:val="22"/>
        </w:rPr>
      </w:pPr>
    </w:p>
    <w:p w14:paraId="6FBD66BB" w14:textId="77777777" w:rsidR="00724AF3" w:rsidRDefault="00724AF3" w:rsidP="00180CD2">
      <w:pPr>
        <w:spacing w:after="0"/>
        <w:rPr>
          <w:rFonts w:ascii="Times New Roman" w:eastAsia="Times New Roman" w:hAnsi="Times New Roman" w:cs="Times New Roman"/>
          <w:i w:val="0"/>
          <w:sz w:val="22"/>
          <w:szCs w:val="22"/>
        </w:rPr>
      </w:pPr>
    </w:p>
    <w:p w14:paraId="39229CFF" w14:textId="77777777" w:rsidR="00724AF3" w:rsidRDefault="00724AF3" w:rsidP="00180CD2">
      <w:pPr>
        <w:spacing w:after="0"/>
        <w:rPr>
          <w:rFonts w:ascii="Times New Roman" w:eastAsia="Times New Roman" w:hAnsi="Times New Roman" w:cs="Times New Roman"/>
          <w:i w:val="0"/>
          <w:sz w:val="22"/>
          <w:szCs w:val="22"/>
        </w:rPr>
      </w:pPr>
    </w:p>
    <w:p w14:paraId="5FE2B4CA" w14:textId="77777777" w:rsidR="00724AF3" w:rsidRDefault="00724AF3" w:rsidP="00180CD2">
      <w:pPr>
        <w:spacing w:after="0"/>
        <w:rPr>
          <w:rFonts w:ascii="Times New Roman" w:eastAsia="Times New Roman" w:hAnsi="Times New Roman" w:cs="Times New Roman"/>
          <w:i w:val="0"/>
          <w:sz w:val="22"/>
          <w:szCs w:val="22"/>
        </w:rPr>
      </w:pPr>
    </w:p>
    <w:p w14:paraId="5847C4D2" w14:textId="77777777" w:rsidR="00724AF3" w:rsidRDefault="00724AF3" w:rsidP="00180CD2">
      <w:pPr>
        <w:spacing w:after="0"/>
        <w:rPr>
          <w:rFonts w:ascii="Times New Roman" w:eastAsia="Times New Roman" w:hAnsi="Times New Roman" w:cs="Times New Roman"/>
          <w:i w:val="0"/>
          <w:sz w:val="22"/>
          <w:szCs w:val="22"/>
        </w:rPr>
      </w:pPr>
    </w:p>
    <w:p w14:paraId="18361CB6" w14:textId="77777777" w:rsidR="00724AF3" w:rsidRDefault="00724AF3" w:rsidP="00180CD2">
      <w:pPr>
        <w:spacing w:after="0"/>
        <w:rPr>
          <w:rFonts w:ascii="Times New Roman" w:eastAsia="Times New Roman" w:hAnsi="Times New Roman" w:cs="Times New Roman"/>
          <w:i w:val="0"/>
          <w:sz w:val="22"/>
          <w:szCs w:val="22"/>
        </w:rPr>
      </w:pPr>
    </w:p>
    <w:p w14:paraId="44256318" w14:textId="77777777" w:rsidR="00724AF3" w:rsidRDefault="00724AF3" w:rsidP="00180CD2">
      <w:pPr>
        <w:spacing w:after="0"/>
        <w:rPr>
          <w:rFonts w:ascii="Times New Roman" w:eastAsia="Times New Roman" w:hAnsi="Times New Roman" w:cs="Times New Roman"/>
          <w:i w:val="0"/>
          <w:sz w:val="22"/>
          <w:szCs w:val="22"/>
        </w:rPr>
      </w:pPr>
    </w:p>
    <w:p w14:paraId="581AB466" w14:textId="77777777" w:rsidR="00724AF3" w:rsidRDefault="00724AF3" w:rsidP="00180CD2">
      <w:pPr>
        <w:spacing w:after="0"/>
        <w:rPr>
          <w:rFonts w:ascii="Times New Roman" w:eastAsia="Times New Roman" w:hAnsi="Times New Roman" w:cs="Times New Roman"/>
          <w:i w:val="0"/>
          <w:sz w:val="22"/>
          <w:szCs w:val="22"/>
        </w:rPr>
      </w:pPr>
    </w:p>
    <w:p w14:paraId="51D8CAA8" w14:textId="77777777" w:rsidR="00724AF3" w:rsidRDefault="00724AF3" w:rsidP="00180CD2">
      <w:pPr>
        <w:spacing w:after="0"/>
        <w:rPr>
          <w:rFonts w:ascii="Times New Roman" w:eastAsia="Times New Roman" w:hAnsi="Times New Roman" w:cs="Times New Roman"/>
          <w:i w:val="0"/>
          <w:sz w:val="22"/>
          <w:szCs w:val="22"/>
        </w:rPr>
      </w:pPr>
    </w:p>
    <w:p w14:paraId="2243CFCF" w14:textId="77777777" w:rsidR="00724AF3" w:rsidRDefault="00724AF3" w:rsidP="00180CD2">
      <w:pPr>
        <w:spacing w:after="0"/>
        <w:rPr>
          <w:rFonts w:ascii="Times New Roman" w:eastAsia="Times New Roman" w:hAnsi="Times New Roman" w:cs="Times New Roman"/>
          <w:i w:val="0"/>
          <w:sz w:val="22"/>
          <w:szCs w:val="22"/>
        </w:rPr>
      </w:pPr>
    </w:p>
    <w:p w14:paraId="60B68E84" w14:textId="77777777" w:rsidR="00724AF3" w:rsidRDefault="00724AF3" w:rsidP="00180CD2">
      <w:pPr>
        <w:spacing w:after="0"/>
        <w:rPr>
          <w:rFonts w:ascii="Times New Roman" w:eastAsia="Times New Roman" w:hAnsi="Times New Roman" w:cs="Times New Roman"/>
          <w:i w:val="0"/>
          <w:sz w:val="22"/>
          <w:szCs w:val="22"/>
        </w:rPr>
      </w:pPr>
    </w:p>
    <w:p w14:paraId="791F557F" w14:textId="77777777" w:rsidR="00724AF3" w:rsidRDefault="00724AF3" w:rsidP="00180CD2">
      <w:pPr>
        <w:spacing w:after="0"/>
        <w:rPr>
          <w:rFonts w:ascii="Times New Roman" w:eastAsia="Times New Roman" w:hAnsi="Times New Roman" w:cs="Times New Roman"/>
          <w:i w:val="0"/>
          <w:sz w:val="22"/>
          <w:szCs w:val="22"/>
        </w:rPr>
      </w:pPr>
    </w:p>
    <w:p w14:paraId="5D308163" w14:textId="77777777" w:rsidR="00724AF3" w:rsidRDefault="00724AF3" w:rsidP="00180CD2">
      <w:pPr>
        <w:spacing w:after="0"/>
        <w:rPr>
          <w:rFonts w:ascii="Times New Roman" w:eastAsia="Times New Roman" w:hAnsi="Times New Roman" w:cs="Times New Roman"/>
          <w:i w:val="0"/>
          <w:sz w:val="22"/>
          <w:szCs w:val="22"/>
        </w:rPr>
      </w:pPr>
    </w:p>
    <w:p w14:paraId="49B1AA91" w14:textId="77777777" w:rsidR="00724AF3" w:rsidRDefault="00724AF3" w:rsidP="00180CD2">
      <w:pPr>
        <w:spacing w:after="0"/>
        <w:rPr>
          <w:rFonts w:ascii="Times New Roman" w:eastAsia="Times New Roman" w:hAnsi="Times New Roman" w:cs="Times New Roman"/>
          <w:i w:val="0"/>
          <w:sz w:val="22"/>
          <w:szCs w:val="22"/>
        </w:rPr>
      </w:pPr>
    </w:p>
    <w:p w14:paraId="77D39EA9" w14:textId="77777777" w:rsidR="00724AF3" w:rsidRDefault="00724AF3" w:rsidP="00180CD2">
      <w:pPr>
        <w:spacing w:after="0"/>
        <w:rPr>
          <w:rFonts w:ascii="Times New Roman" w:eastAsia="Times New Roman" w:hAnsi="Times New Roman" w:cs="Times New Roman"/>
          <w:i w:val="0"/>
          <w:sz w:val="22"/>
          <w:szCs w:val="22"/>
        </w:rPr>
      </w:pPr>
    </w:p>
    <w:p w14:paraId="5CA78350" w14:textId="77777777" w:rsidR="00724AF3" w:rsidRDefault="00724AF3" w:rsidP="00180CD2">
      <w:pPr>
        <w:spacing w:after="0"/>
        <w:rPr>
          <w:rFonts w:ascii="Times New Roman" w:eastAsia="Times New Roman" w:hAnsi="Times New Roman" w:cs="Times New Roman"/>
          <w:i w:val="0"/>
          <w:sz w:val="22"/>
          <w:szCs w:val="22"/>
        </w:rPr>
      </w:pPr>
    </w:p>
    <w:p w14:paraId="4ABA6E27" w14:textId="77777777" w:rsidR="00724AF3" w:rsidRDefault="00724AF3" w:rsidP="00180CD2">
      <w:pPr>
        <w:spacing w:after="0"/>
        <w:rPr>
          <w:rFonts w:ascii="Times New Roman" w:eastAsia="Times New Roman" w:hAnsi="Times New Roman" w:cs="Times New Roman"/>
          <w:i w:val="0"/>
          <w:sz w:val="22"/>
          <w:szCs w:val="22"/>
        </w:rPr>
      </w:pPr>
    </w:p>
    <w:p w14:paraId="16986065" w14:textId="77777777" w:rsidR="00724AF3" w:rsidRDefault="00724AF3" w:rsidP="00180CD2">
      <w:pPr>
        <w:spacing w:after="0"/>
        <w:rPr>
          <w:rFonts w:ascii="Times New Roman" w:eastAsia="Times New Roman" w:hAnsi="Times New Roman" w:cs="Times New Roman"/>
          <w:i w:val="0"/>
          <w:sz w:val="22"/>
          <w:szCs w:val="22"/>
        </w:rPr>
      </w:pPr>
    </w:p>
    <w:p w14:paraId="75CFFAC0" w14:textId="77777777" w:rsidR="00724AF3" w:rsidRDefault="00724AF3" w:rsidP="00180CD2">
      <w:pPr>
        <w:spacing w:after="0"/>
        <w:rPr>
          <w:rFonts w:ascii="Times New Roman" w:eastAsia="Times New Roman" w:hAnsi="Times New Roman" w:cs="Times New Roman"/>
          <w:i w:val="0"/>
          <w:sz w:val="22"/>
          <w:szCs w:val="22"/>
        </w:rPr>
      </w:pPr>
    </w:p>
    <w:p w14:paraId="3E56BEF1" w14:textId="77777777" w:rsidR="00724AF3" w:rsidRDefault="00724AF3" w:rsidP="00180CD2">
      <w:pPr>
        <w:spacing w:after="0"/>
        <w:rPr>
          <w:rFonts w:ascii="Times New Roman" w:eastAsia="Times New Roman" w:hAnsi="Times New Roman" w:cs="Times New Roman"/>
          <w:i w:val="0"/>
          <w:sz w:val="22"/>
          <w:szCs w:val="22"/>
        </w:rPr>
      </w:pPr>
    </w:p>
    <w:p w14:paraId="7BD47AD2" w14:textId="77777777" w:rsidR="00724AF3" w:rsidRDefault="00724AF3" w:rsidP="00180CD2">
      <w:pPr>
        <w:spacing w:after="0"/>
        <w:rPr>
          <w:rFonts w:ascii="Times New Roman" w:eastAsia="Times New Roman" w:hAnsi="Times New Roman" w:cs="Times New Roman"/>
          <w:i w:val="0"/>
          <w:sz w:val="22"/>
          <w:szCs w:val="22"/>
        </w:rPr>
      </w:pPr>
    </w:p>
    <w:p w14:paraId="30848663" w14:textId="77777777" w:rsidR="00724AF3" w:rsidRDefault="00724AF3" w:rsidP="00180CD2">
      <w:pPr>
        <w:spacing w:after="0"/>
        <w:rPr>
          <w:rFonts w:ascii="Times New Roman" w:eastAsia="Times New Roman" w:hAnsi="Times New Roman" w:cs="Times New Roman"/>
          <w:i w:val="0"/>
          <w:sz w:val="22"/>
          <w:szCs w:val="22"/>
        </w:rPr>
      </w:pPr>
    </w:p>
    <w:p w14:paraId="7988957F" w14:textId="77777777" w:rsidR="00724AF3" w:rsidRDefault="00724AF3" w:rsidP="00180CD2">
      <w:pPr>
        <w:spacing w:after="0"/>
        <w:rPr>
          <w:rFonts w:ascii="Times New Roman" w:eastAsia="Times New Roman" w:hAnsi="Times New Roman" w:cs="Times New Roman"/>
          <w:i w:val="0"/>
          <w:sz w:val="22"/>
          <w:szCs w:val="22"/>
        </w:rPr>
      </w:pPr>
    </w:p>
    <w:p w14:paraId="2233B6E9" w14:textId="77777777" w:rsidR="00724AF3" w:rsidRDefault="00724AF3" w:rsidP="00180CD2">
      <w:pPr>
        <w:spacing w:after="0"/>
        <w:rPr>
          <w:rFonts w:ascii="Times New Roman" w:eastAsia="Times New Roman" w:hAnsi="Times New Roman" w:cs="Times New Roman"/>
          <w:i w:val="0"/>
          <w:sz w:val="22"/>
          <w:szCs w:val="22"/>
        </w:rPr>
      </w:pPr>
    </w:p>
    <w:p w14:paraId="63502ED0" w14:textId="77777777" w:rsidR="00724AF3" w:rsidRDefault="00724AF3" w:rsidP="00180CD2">
      <w:pPr>
        <w:spacing w:after="0"/>
        <w:rPr>
          <w:rFonts w:ascii="Times New Roman" w:eastAsia="Times New Roman" w:hAnsi="Times New Roman" w:cs="Times New Roman"/>
          <w:i w:val="0"/>
          <w:sz w:val="22"/>
          <w:szCs w:val="22"/>
        </w:rPr>
      </w:pPr>
    </w:p>
    <w:p w14:paraId="04C461ED" w14:textId="77777777" w:rsidR="00724AF3" w:rsidRDefault="00724AF3" w:rsidP="00180CD2">
      <w:pPr>
        <w:spacing w:after="0"/>
        <w:rPr>
          <w:rFonts w:ascii="Times New Roman" w:eastAsia="Times New Roman" w:hAnsi="Times New Roman" w:cs="Times New Roman"/>
          <w:i w:val="0"/>
          <w:sz w:val="22"/>
          <w:szCs w:val="22"/>
        </w:rPr>
      </w:pPr>
    </w:p>
    <w:p w14:paraId="3A8A3500" w14:textId="77777777" w:rsidR="00724AF3" w:rsidRDefault="00724AF3" w:rsidP="00180CD2">
      <w:pPr>
        <w:spacing w:after="0"/>
        <w:rPr>
          <w:rFonts w:ascii="Times New Roman" w:eastAsia="Times New Roman" w:hAnsi="Times New Roman" w:cs="Times New Roman"/>
          <w:i w:val="0"/>
          <w:sz w:val="22"/>
          <w:szCs w:val="22"/>
        </w:rPr>
      </w:pPr>
    </w:p>
    <w:p w14:paraId="60E944D4" w14:textId="77777777" w:rsidR="00724AF3" w:rsidRDefault="00724AF3" w:rsidP="00180CD2">
      <w:pPr>
        <w:spacing w:after="0"/>
        <w:rPr>
          <w:rFonts w:ascii="Times New Roman" w:eastAsia="Times New Roman" w:hAnsi="Times New Roman" w:cs="Times New Roman"/>
          <w:i w:val="0"/>
          <w:sz w:val="22"/>
          <w:szCs w:val="22"/>
        </w:rPr>
      </w:pPr>
    </w:p>
    <w:p w14:paraId="271CCB9C" w14:textId="77777777" w:rsidR="00724AF3" w:rsidRDefault="00724AF3" w:rsidP="00180CD2">
      <w:pPr>
        <w:spacing w:after="0"/>
        <w:rPr>
          <w:rFonts w:ascii="Times New Roman" w:eastAsia="Times New Roman" w:hAnsi="Times New Roman" w:cs="Times New Roman"/>
          <w:i w:val="0"/>
          <w:sz w:val="22"/>
          <w:szCs w:val="22"/>
        </w:rPr>
      </w:pPr>
    </w:p>
    <w:p w14:paraId="3EF66699" w14:textId="77777777" w:rsidR="00724AF3" w:rsidRDefault="00724AF3" w:rsidP="00180CD2">
      <w:pPr>
        <w:spacing w:after="0"/>
        <w:rPr>
          <w:rFonts w:ascii="Times New Roman" w:eastAsia="Times New Roman" w:hAnsi="Times New Roman" w:cs="Times New Roman"/>
          <w:i w:val="0"/>
          <w:sz w:val="22"/>
          <w:szCs w:val="22"/>
        </w:rPr>
      </w:pPr>
    </w:p>
    <w:p w14:paraId="3811716D" w14:textId="77777777" w:rsidR="00724AF3" w:rsidRDefault="00724AF3" w:rsidP="00180CD2">
      <w:pPr>
        <w:spacing w:after="0"/>
        <w:rPr>
          <w:rFonts w:ascii="Times New Roman" w:eastAsia="Times New Roman" w:hAnsi="Times New Roman" w:cs="Times New Roman"/>
          <w:i w:val="0"/>
          <w:sz w:val="22"/>
          <w:szCs w:val="22"/>
        </w:rPr>
      </w:pPr>
    </w:p>
    <w:p w14:paraId="7E1E2E60" w14:textId="77777777" w:rsidR="00724AF3" w:rsidRDefault="00724AF3" w:rsidP="00180CD2">
      <w:pPr>
        <w:spacing w:after="0"/>
        <w:rPr>
          <w:rFonts w:ascii="Times New Roman" w:eastAsia="Times New Roman" w:hAnsi="Times New Roman" w:cs="Times New Roman"/>
          <w:i w:val="0"/>
          <w:sz w:val="22"/>
          <w:szCs w:val="22"/>
        </w:rPr>
      </w:pPr>
    </w:p>
    <w:p w14:paraId="22577D4B" w14:textId="77777777" w:rsidR="00724AF3" w:rsidRDefault="00724AF3" w:rsidP="00180CD2">
      <w:pPr>
        <w:spacing w:after="0"/>
        <w:rPr>
          <w:rFonts w:ascii="Times New Roman" w:eastAsia="Times New Roman" w:hAnsi="Times New Roman" w:cs="Times New Roman"/>
          <w:i w:val="0"/>
          <w:sz w:val="22"/>
          <w:szCs w:val="22"/>
        </w:rPr>
      </w:pPr>
    </w:p>
    <w:p w14:paraId="545D5E62" w14:textId="77777777" w:rsidR="00724AF3" w:rsidRDefault="00724AF3" w:rsidP="00180CD2">
      <w:pPr>
        <w:spacing w:after="0"/>
        <w:rPr>
          <w:rFonts w:ascii="Times New Roman" w:eastAsia="Times New Roman" w:hAnsi="Times New Roman" w:cs="Times New Roman"/>
          <w:i w:val="0"/>
          <w:sz w:val="22"/>
          <w:szCs w:val="22"/>
        </w:rPr>
      </w:pPr>
    </w:p>
    <w:p w14:paraId="591DA8BB" w14:textId="77777777" w:rsidR="00724AF3" w:rsidRDefault="00724AF3" w:rsidP="00180CD2">
      <w:pPr>
        <w:spacing w:after="0"/>
        <w:rPr>
          <w:rFonts w:ascii="Times New Roman" w:eastAsia="Times New Roman" w:hAnsi="Times New Roman" w:cs="Times New Roman"/>
          <w:i w:val="0"/>
          <w:sz w:val="22"/>
          <w:szCs w:val="22"/>
        </w:rPr>
      </w:pPr>
    </w:p>
    <w:p w14:paraId="3E9C920B" w14:textId="77777777" w:rsidR="00724AF3" w:rsidRDefault="00724AF3" w:rsidP="00180CD2">
      <w:pPr>
        <w:spacing w:after="0"/>
        <w:rPr>
          <w:rFonts w:ascii="Times New Roman" w:eastAsia="Times New Roman" w:hAnsi="Times New Roman" w:cs="Times New Roman"/>
          <w:i w:val="0"/>
          <w:sz w:val="22"/>
          <w:szCs w:val="22"/>
        </w:rPr>
      </w:pPr>
    </w:p>
    <w:p w14:paraId="440993AA" w14:textId="77777777" w:rsidR="00724AF3" w:rsidRDefault="00724AF3" w:rsidP="00180CD2">
      <w:pPr>
        <w:spacing w:after="0"/>
        <w:rPr>
          <w:rFonts w:ascii="Times New Roman" w:eastAsia="Times New Roman" w:hAnsi="Times New Roman" w:cs="Times New Roman"/>
          <w:i w:val="0"/>
          <w:sz w:val="22"/>
          <w:szCs w:val="22"/>
        </w:rPr>
      </w:pPr>
    </w:p>
    <w:p w14:paraId="5458DB23" w14:textId="77777777" w:rsidR="00724AF3" w:rsidRDefault="00724AF3" w:rsidP="00180CD2">
      <w:pPr>
        <w:spacing w:after="0"/>
        <w:rPr>
          <w:rFonts w:ascii="Times New Roman" w:eastAsia="Times New Roman" w:hAnsi="Times New Roman" w:cs="Times New Roman"/>
          <w:i w:val="0"/>
          <w:sz w:val="22"/>
          <w:szCs w:val="22"/>
        </w:rPr>
      </w:pPr>
    </w:p>
    <w:p w14:paraId="5C46FB43" w14:textId="77777777" w:rsidR="00724AF3" w:rsidRDefault="00724AF3" w:rsidP="00180CD2">
      <w:pPr>
        <w:spacing w:after="0"/>
        <w:rPr>
          <w:rFonts w:ascii="Times New Roman" w:eastAsia="Times New Roman" w:hAnsi="Times New Roman" w:cs="Times New Roman"/>
          <w:i w:val="0"/>
          <w:sz w:val="22"/>
          <w:szCs w:val="22"/>
        </w:rPr>
      </w:pPr>
    </w:p>
    <w:p w14:paraId="77EAA185" w14:textId="77777777" w:rsidR="00724AF3" w:rsidRDefault="00724AF3" w:rsidP="00180CD2">
      <w:pPr>
        <w:spacing w:after="0"/>
        <w:rPr>
          <w:rFonts w:ascii="Times New Roman" w:eastAsia="Times New Roman" w:hAnsi="Times New Roman" w:cs="Times New Roman"/>
          <w:i w:val="0"/>
          <w:sz w:val="22"/>
          <w:szCs w:val="22"/>
        </w:rPr>
      </w:pPr>
    </w:p>
    <w:p w14:paraId="55338516" w14:textId="77777777" w:rsidR="00724AF3" w:rsidRDefault="00724AF3" w:rsidP="00180CD2">
      <w:pPr>
        <w:spacing w:after="0"/>
        <w:rPr>
          <w:rFonts w:ascii="Times New Roman" w:eastAsia="Times New Roman" w:hAnsi="Times New Roman" w:cs="Times New Roman"/>
          <w:i w:val="0"/>
          <w:sz w:val="22"/>
          <w:szCs w:val="22"/>
        </w:rPr>
      </w:pPr>
    </w:p>
    <w:p w14:paraId="7DC26B58" w14:textId="77777777" w:rsidR="00724AF3" w:rsidRDefault="00724AF3" w:rsidP="00180CD2">
      <w:pPr>
        <w:spacing w:after="0"/>
        <w:rPr>
          <w:rFonts w:ascii="Times New Roman" w:eastAsia="Times New Roman" w:hAnsi="Times New Roman" w:cs="Times New Roman"/>
          <w:i w:val="0"/>
          <w:sz w:val="22"/>
          <w:szCs w:val="22"/>
        </w:rPr>
      </w:pPr>
    </w:p>
    <w:p w14:paraId="6F9E7C49" w14:textId="77777777" w:rsidR="00724AF3" w:rsidRDefault="00724AF3" w:rsidP="00180CD2">
      <w:pPr>
        <w:spacing w:after="0"/>
        <w:rPr>
          <w:rFonts w:ascii="Times New Roman" w:eastAsia="Times New Roman" w:hAnsi="Times New Roman" w:cs="Times New Roman"/>
          <w:i w:val="0"/>
          <w:sz w:val="22"/>
          <w:szCs w:val="22"/>
        </w:rPr>
      </w:pPr>
    </w:p>
    <w:p w14:paraId="25E6DFE1" w14:textId="77777777" w:rsidR="00724AF3" w:rsidRDefault="00724AF3" w:rsidP="00180CD2">
      <w:pPr>
        <w:spacing w:after="0"/>
        <w:rPr>
          <w:rFonts w:ascii="Times New Roman" w:eastAsia="Times New Roman" w:hAnsi="Times New Roman" w:cs="Times New Roman"/>
          <w:i w:val="0"/>
          <w:sz w:val="22"/>
          <w:szCs w:val="22"/>
        </w:rPr>
      </w:pPr>
    </w:p>
    <w:p w14:paraId="74F862EF" w14:textId="77777777" w:rsidR="00724AF3" w:rsidRDefault="00724AF3" w:rsidP="00180CD2">
      <w:pPr>
        <w:spacing w:after="0"/>
        <w:rPr>
          <w:rFonts w:ascii="Times New Roman" w:eastAsia="Times New Roman" w:hAnsi="Times New Roman" w:cs="Times New Roman"/>
          <w:i w:val="0"/>
          <w:sz w:val="22"/>
          <w:szCs w:val="22"/>
        </w:rPr>
      </w:pPr>
    </w:p>
    <w:p w14:paraId="0EA4EEF0" w14:textId="77777777" w:rsidR="00724AF3" w:rsidRDefault="00724AF3" w:rsidP="00180CD2">
      <w:pPr>
        <w:spacing w:after="0"/>
        <w:rPr>
          <w:rFonts w:ascii="Times New Roman" w:eastAsia="Times New Roman" w:hAnsi="Times New Roman" w:cs="Times New Roman"/>
          <w:i w:val="0"/>
          <w:sz w:val="22"/>
          <w:szCs w:val="22"/>
        </w:rPr>
      </w:pPr>
    </w:p>
    <w:p w14:paraId="0895BED5" w14:textId="77777777" w:rsidR="00724AF3" w:rsidRDefault="00724AF3" w:rsidP="00180CD2">
      <w:pPr>
        <w:spacing w:after="0"/>
        <w:rPr>
          <w:rFonts w:ascii="Times New Roman" w:eastAsia="Times New Roman" w:hAnsi="Times New Roman" w:cs="Times New Roman"/>
          <w:i w:val="0"/>
          <w:sz w:val="22"/>
          <w:szCs w:val="22"/>
        </w:rPr>
      </w:pPr>
    </w:p>
    <w:p w14:paraId="2744B082" w14:textId="77777777" w:rsidR="00724AF3" w:rsidRDefault="00724AF3" w:rsidP="00180CD2">
      <w:pPr>
        <w:spacing w:after="0"/>
        <w:rPr>
          <w:rFonts w:ascii="Times New Roman" w:eastAsia="Times New Roman" w:hAnsi="Times New Roman" w:cs="Times New Roman"/>
          <w:i w:val="0"/>
          <w:sz w:val="22"/>
          <w:szCs w:val="22"/>
        </w:rPr>
      </w:pPr>
    </w:p>
    <w:p w14:paraId="19DAD66D" w14:textId="77777777" w:rsidR="00724AF3" w:rsidRDefault="00724AF3" w:rsidP="00180CD2">
      <w:pPr>
        <w:spacing w:after="0"/>
        <w:rPr>
          <w:rFonts w:ascii="Times New Roman" w:eastAsia="Times New Roman" w:hAnsi="Times New Roman" w:cs="Times New Roman"/>
          <w:i w:val="0"/>
          <w:sz w:val="22"/>
          <w:szCs w:val="22"/>
        </w:rPr>
      </w:pPr>
    </w:p>
    <w:p w14:paraId="49F2FEE3" w14:textId="77777777" w:rsidR="00724AF3" w:rsidRDefault="00724AF3" w:rsidP="00180CD2">
      <w:pPr>
        <w:spacing w:after="0"/>
        <w:rPr>
          <w:rFonts w:ascii="Times New Roman" w:eastAsia="Times New Roman" w:hAnsi="Times New Roman" w:cs="Times New Roman"/>
          <w:i w:val="0"/>
          <w:sz w:val="22"/>
          <w:szCs w:val="22"/>
        </w:rPr>
      </w:pPr>
    </w:p>
    <w:p w14:paraId="65CA685F" w14:textId="77777777" w:rsidR="00724AF3" w:rsidRDefault="00724AF3" w:rsidP="00180CD2">
      <w:pPr>
        <w:spacing w:after="0"/>
        <w:rPr>
          <w:rFonts w:ascii="Times New Roman" w:eastAsia="Times New Roman" w:hAnsi="Times New Roman" w:cs="Times New Roman"/>
          <w:i w:val="0"/>
          <w:sz w:val="22"/>
          <w:szCs w:val="22"/>
        </w:rPr>
      </w:pPr>
    </w:p>
    <w:p w14:paraId="6D4D6454" w14:textId="77777777" w:rsidR="00724AF3" w:rsidRDefault="00724AF3" w:rsidP="00180CD2">
      <w:pPr>
        <w:spacing w:after="0"/>
        <w:rPr>
          <w:rFonts w:ascii="Times New Roman" w:eastAsia="Times New Roman" w:hAnsi="Times New Roman" w:cs="Times New Roman"/>
          <w:i w:val="0"/>
          <w:sz w:val="22"/>
          <w:szCs w:val="22"/>
        </w:rPr>
      </w:pPr>
    </w:p>
    <w:p w14:paraId="4E66BC93" w14:textId="77777777" w:rsidR="00724AF3" w:rsidRDefault="00724AF3" w:rsidP="00180CD2">
      <w:pPr>
        <w:spacing w:after="0"/>
        <w:rPr>
          <w:rFonts w:ascii="Times New Roman" w:eastAsia="Times New Roman" w:hAnsi="Times New Roman" w:cs="Times New Roman"/>
          <w:i w:val="0"/>
          <w:sz w:val="22"/>
          <w:szCs w:val="22"/>
        </w:rPr>
      </w:pPr>
    </w:p>
    <w:p w14:paraId="5218B89D" w14:textId="77777777" w:rsidR="00724AF3" w:rsidRDefault="00724AF3" w:rsidP="00180CD2">
      <w:pPr>
        <w:spacing w:after="0"/>
        <w:rPr>
          <w:rFonts w:ascii="Times New Roman" w:eastAsia="Times New Roman" w:hAnsi="Times New Roman" w:cs="Times New Roman"/>
          <w:i w:val="0"/>
          <w:sz w:val="22"/>
          <w:szCs w:val="22"/>
        </w:rPr>
      </w:pPr>
    </w:p>
    <w:p w14:paraId="5C52CA9F" w14:textId="77777777" w:rsidR="00724AF3" w:rsidRDefault="00724AF3" w:rsidP="00180CD2">
      <w:pPr>
        <w:spacing w:after="0"/>
        <w:rPr>
          <w:rFonts w:ascii="Times New Roman" w:eastAsia="Times New Roman" w:hAnsi="Times New Roman" w:cs="Times New Roman"/>
          <w:i w:val="0"/>
          <w:sz w:val="22"/>
          <w:szCs w:val="22"/>
        </w:rPr>
      </w:pPr>
    </w:p>
    <w:p w14:paraId="3D4421BA" w14:textId="77777777" w:rsidR="00724AF3" w:rsidRDefault="00724AF3" w:rsidP="00180CD2">
      <w:pPr>
        <w:spacing w:after="0"/>
        <w:rPr>
          <w:rFonts w:ascii="Times New Roman" w:eastAsia="Times New Roman" w:hAnsi="Times New Roman" w:cs="Times New Roman"/>
          <w:i w:val="0"/>
          <w:sz w:val="22"/>
          <w:szCs w:val="22"/>
        </w:rPr>
      </w:pPr>
    </w:p>
    <w:p w14:paraId="0A162D5F" w14:textId="77777777" w:rsidR="00724AF3" w:rsidRDefault="00724AF3" w:rsidP="00180CD2">
      <w:pPr>
        <w:spacing w:after="0"/>
        <w:rPr>
          <w:rFonts w:ascii="Times New Roman" w:eastAsia="Times New Roman" w:hAnsi="Times New Roman" w:cs="Times New Roman"/>
          <w:i w:val="0"/>
          <w:sz w:val="22"/>
          <w:szCs w:val="22"/>
        </w:rPr>
      </w:pPr>
    </w:p>
    <w:p w14:paraId="52B01138" w14:textId="77777777" w:rsidR="00724AF3" w:rsidRDefault="00724AF3" w:rsidP="00180CD2">
      <w:pPr>
        <w:spacing w:after="0"/>
        <w:rPr>
          <w:rFonts w:ascii="Times New Roman" w:eastAsia="Times New Roman" w:hAnsi="Times New Roman" w:cs="Times New Roman"/>
          <w:i w:val="0"/>
          <w:sz w:val="22"/>
          <w:szCs w:val="22"/>
        </w:rPr>
      </w:pPr>
    </w:p>
    <w:p w14:paraId="2F42CD56" w14:textId="77777777" w:rsidR="00724AF3" w:rsidRDefault="00724AF3" w:rsidP="00180CD2">
      <w:pPr>
        <w:spacing w:after="0"/>
        <w:rPr>
          <w:rFonts w:ascii="Times New Roman" w:eastAsia="Times New Roman" w:hAnsi="Times New Roman" w:cs="Times New Roman"/>
          <w:i w:val="0"/>
          <w:sz w:val="22"/>
          <w:szCs w:val="22"/>
        </w:rPr>
      </w:pPr>
    </w:p>
    <w:p w14:paraId="22F36FF2" w14:textId="77777777" w:rsidR="00724AF3" w:rsidRDefault="00724AF3" w:rsidP="00180CD2">
      <w:pPr>
        <w:spacing w:after="0"/>
        <w:rPr>
          <w:rFonts w:ascii="Times New Roman" w:eastAsia="Times New Roman" w:hAnsi="Times New Roman" w:cs="Times New Roman"/>
          <w:i w:val="0"/>
          <w:sz w:val="22"/>
          <w:szCs w:val="22"/>
        </w:rPr>
      </w:pPr>
    </w:p>
    <w:p w14:paraId="3C51283E" w14:textId="77777777" w:rsidR="00724AF3" w:rsidRDefault="00724AF3" w:rsidP="00180CD2">
      <w:pPr>
        <w:spacing w:after="0"/>
        <w:rPr>
          <w:rFonts w:ascii="Times New Roman" w:eastAsia="Times New Roman" w:hAnsi="Times New Roman" w:cs="Times New Roman"/>
          <w:i w:val="0"/>
          <w:sz w:val="22"/>
          <w:szCs w:val="22"/>
        </w:rPr>
      </w:pPr>
    </w:p>
    <w:p w14:paraId="571D9BB8" w14:textId="77777777" w:rsidR="00724AF3" w:rsidRDefault="00724AF3" w:rsidP="00180CD2">
      <w:pPr>
        <w:spacing w:after="0"/>
        <w:rPr>
          <w:rFonts w:ascii="Times New Roman" w:eastAsia="Times New Roman" w:hAnsi="Times New Roman" w:cs="Times New Roman"/>
          <w:i w:val="0"/>
          <w:sz w:val="22"/>
          <w:szCs w:val="22"/>
        </w:rPr>
      </w:pPr>
    </w:p>
    <w:p w14:paraId="6043F1F8" w14:textId="77777777" w:rsidR="00724AF3" w:rsidRDefault="00724AF3" w:rsidP="00180CD2">
      <w:pPr>
        <w:spacing w:after="0"/>
        <w:rPr>
          <w:rFonts w:ascii="Times New Roman" w:eastAsia="Times New Roman" w:hAnsi="Times New Roman" w:cs="Times New Roman"/>
          <w:i w:val="0"/>
          <w:sz w:val="22"/>
          <w:szCs w:val="22"/>
        </w:rPr>
      </w:pPr>
    </w:p>
    <w:p w14:paraId="76B9AAFE" w14:textId="77777777" w:rsidR="00724AF3" w:rsidRDefault="00724AF3" w:rsidP="00180CD2">
      <w:pPr>
        <w:spacing w:after="0"/>
        <w:rPr>
          <w:rFonts w:ascii="Times New Roman" w:eastAsia="Times New Roman" w:hAnsi="Times New Roman" w:cs="Times New Roman"/>
          <w:i w:val="0"/>
          <w:sz w:val="22"/>
          <w:szCs w:val="22"/>
        </w:rPr>
      </w:pPr>
    </w:p>
    <w:p w14:paraId="2FEFF41B" w14:textId="77777777" w:rsidR="00724AF3" w:rsidRDefault="00724AF3" w:rsidP="00180CD2">
      <w:pPr>
        <w:spacing w:after="0"/>
        <w:rPr>
          <w:rFonts w:ascii="Times New Roman" w:eastAsia="Times New Roman" w:hAnsi="Times New Roman" w:cs="Times New Roman"/>
          <w:i w:val="0"/>
          <w:sz w:val="22"/>
          <w:szCs w:val="22"/>
        </w:rPr>
      </w:pPr>
    </w:p>
    <w:p w14:paraId="45E338BB" w14:textId="77777777" w:rsidR="00724AF3" w:rsidRDefault="00724AF3" w:rsidP="00180CD2">
      <w:pPr>
        <w:spacing w:after="0"/>
        <w:rPr>
          <w:rFonts w:ascii="Times New Roman" w:eastAsia="Times New Roman" w:hAnsi="Times New Roman" w:cs="Times New Roman"/>
          <w:i w:val="0"/>
          <w:sz w:val="22"/>
          <w:szCs w:val="22"/>
        </w:rPr>
      </w:pPr>
    </w:p>
    <w:p w14:paraId="7201D6EB" w14:textId="77777777" w:rsidR="00724AF3" w:rsidRDefault="00724AF3" w:rsidP="00180CD2">
      <w:pPr>
        <w:spacing w:after="0"/>
        <w:rPr>
          <w:rFonts w:ascii="Times New Roman" w:eastAsia="Times New Roman" w:hAnsi="Times New Roman" w:cs="Times New Roman"/>
          <w:i w:val="0"/>
          <w:sz w:val="22"/>
          <w:szCs w:val="22"/>
        </w:rPr>
      </w:pPr>
    </w:p>
    <w:p w14:paraId="29E7151B" w14:textId="77777777" w:rsidR="00724AF3" w:rsidRDefault="00724AF3" w:rsidP="00180CD2">
      <w:pPr>
        <w:spacing w:after="0"/>
        <w:rPr>
          <w:rFonts w:ascii="Times New Roman" w:eastAsia="Times New Roman" w:hAnsi="Times New Roman" w:cs="Times New Roman"/>
          <w:i w:val="0"/>
          <w:sz w:val="22"/>
          <w:szCs w:val="22"/>
        </w:rPr>
      </w:pPr>
    </w:p>
    <w:p w14:paraId="1AFE6518" w14:textId="77777777" w:rsidR="00724AF3" w:rsidRDefault="00724AF3" w:rsidP="00180CD2">
      <w:pPr>
        <w:spacing w:after="0"/>
        <w:rPr>
          <w:rFonts w:ascii="Times New Roman" w:eastAsia="Times New Roman" w:hAnsi="Times New Roman" w:cs="Times New Roman"/>
          <w:i w:val="0"/>
          <w:sz w:val="22"/>
          <w:szCs w:val="22"/>
        </w:rPr>
      </w:pPr>
    </w:p>
    <w:p w14:paraId="3D4AA2A6" w14:textId="77777777" w:rsidR="00724AF3" w:rsidRDefault="00724AF3" w:rsidP="00180CD2">
      <w:pPr>
        <w:spacing w:after="0"/>
        <w:rPr>
          <w:rFonts w:ascii="Times New Roman" w:eastAsia="Times New Roman" w:hAnsi="Times New Roman" w:cs="Times New Roman"/>
          <w:i w:val="0"/>
          <w:sz w:val="22"/>
          <w:szCs w:val="22"/>
        </w:rPr>
      </w:pPr>
    </w:p>
    <w:p w14:paraId="2876828A" w14:textId="77777777" w:rsidR="00724AF3" w:rsidRDefault="00724AF3" w:rsidP="00180CD2">
      <w:pPr>
        <w:spacing w:after="0"/>
        <w:rPr>
          <w:rFonts w:ascii="Times New Roman" w:eastAsia="Times New Roman" w:hAnsi="Times New Roman" w:cs="Times New Roman"/>
          <w:i w:val="0"/>
          <w:sz w:val="22"/>
          <w:szCs w:val="22"/>
        </w:rPr>
      </w:pPr>
    </w:p>
    <w:p w14:paraId="2CAD75F7" w14:textId="77777777" w:rsidR="00724AF3" w:rsidRDefault="00724AF3" w:rsidP="00180CD2">
      <w:pPr>
        <w:spacing w:after="0"/>
        <w:rPr>
          <w:rFonts w:ascii="Times New Roman" w:eastAsia="Times New Roman" w:hAnsi="Times New Roman" w:cs="Times New Roman"/>
          <w:i w:val="0"/>
          <w:sz w:val="22"/>
          <w:szCs w:val="22"/>
        </w:rPr>
      </w:pPr>
    </w:p>
    <w:p w14:paraId="4EF3B77D" w14:textId="77777777" w:rsidR="00724AF3" w:rsidRDefault="00724AF3" w:rsidP="00180CD2">
      <w:pPr>
        <w:spacing w:after="0"/>
        <w:rPr>
          <w:rFonts w:ascii="Times New Roman" w:eastAsia="Times New Roman" w:hAnsi="Times New Roman" w:cs="Times New Roman"/>
          <w:i w:val="0"/>
          <w:sz w:val="22"/>
          <w:szCs w:val="22"/>
        </w:rPr>
      </w:pPr>
    </w:p>
    <w:p w14:paraId="1D539432" w14:textId="77777777" w:rsidR="00724AF3" w:rsidRDefault="00724AF3" w:rsidP="00180CD2">
      <w:pPr>
        <w:spacing w:after="0"/>
        <w:rPr>
          <w:rFonts w:ascii="Times New Roman" w:eastAsia="Times New Roman" w:hAnsi="Times New Roman" w:cs="Times New Roman"/>
          <w:i w:val="0"/>
          <w:sz w:val="22"/>
          <w:szCs w:val="22"/>
        </w:rPr>
      </w:pPr>
    </w:p>
    <w:p w14:paraId="1A678670" w14:textId="77777777" w:rsidR="00724AF3" w:rsidRDefault="00724AF3" w:rsidP="00180CD2">
      <w:pPr>
        <w:spacing w:after="0"/>
        <w:rPr>
          <w:rFonts w:ascii="Times New Roman" w:eastAsia="Times New Roman" w:hAnsi="Times New Roman" w:cs="Times New Roman"/>
          <w:i w:val="0"/>
          <w:sz w:val="22"/>
          <w:szCs w:val="22"/>
        </w:rPr>
      </w:pPr>
    </w:p>
    <w:p w14:paraId="7BA339AE" w14:textId="77777777" w:rsidR="00724AF3" w:rsidRDefault="00724AF3" w:rsidP="00180CD2">
      <w:pPr>
        <w:spacing w:after="0"/>
        <w:rPr>
          <w:rFonts w:ascii="Times New Roman" w:eastAsia="Times New Roman" w:hAnsi="Times New Roman" w:cs="Times New Roman"/>
          <w:i w:val="0"/>
          <w:sz w:val="22"/>
          <w:szCs w:val="22"/>
        </w:rPr>
      </w:pPr>
    </w:p>
    <w:p w14:paraId="60A818E4" w14:textId="77777777" w:rsidR="00724AF3" w:rsidRDefault="00724AF3" w:rsidP="00180CD2">
      <w:pPr>
        <w:spacing w:after="0"/>
        <w:rPr>
          <w:rFonts w:ascii="Times New Roman" w:eastAsia="Times New Roman" w:hAnsi="Times New Roman" w:cs="Times New Roman"/>
          <w:i w:val="0"/>
          <w:sz w:val="22"/>
          <w:szCs w:val="22"/>
        </w:rPr>
      </w:pPr>
    </w:p>
    <w:p w14:paraId="5DB084D5" w14:textId="77777777" w:rsidR="00724AF3" w:rsidRDefault="00724AF3" w:rsidP="00180CD2">
      <w:pPr>
        <w:spacing w:after="0"/>
        <w:rPr>
          <w:rFonts w:ascii="Times New Roman" w:eastAsia="Times New Roman" w:hAnsi="Times New Roman" w:cs="Times New Roman"/>
          <w:i w:val="0"/>
          <w:sz w:val="22"/>
          <w:szCs w:val="22"/>
        </w:rPr>
      </w:pPr>
    </w:p>
    <w:p w14:paraId="7E1AFA12" w14:textId="77777777" w:rsidR="00724AF3" w:rsidRDefault="00724AF3" w:rsidP="00180CD2">
      <w:pPr>
        <w:spacing w:after="0"/>
        <w:rPr>
          <w:rFonts w:ascii="Times New Roman" w:eastAsia="Times New Roman" w:hAnsi="Times New Roman" w:cs="Times New Roman"/>
          <w:i w:val="0"/>
          <w:sz w:val="22"/>
          <w:szCs w:val="22"/>
        </w:rPr>
      </w:pPr>
    </w:p>
    <w:p w14:paraId="378DA442" w14:textId="77777777" w:rsidR="00724AF3" w:rsidRDefault="00724AF3" w:rsidP="00180CD2">
      <w:pPr>
        <w:spacing w:after="0"/>
        <w:rPr>
          <w:rFonts w:ascii="Times New Roman" w:eastAsia="Times New Roman" w:hAnsi="Times New Roman" w:cs="Times New Roman"/>
          <w:i w:val="0"/>
          <w:sz w:val="22"/>
          <w:szCs w:val="22"/>
        </w:rPr>
      </w:pPr>
    </w:p>
    <w:p w14:paraId="5C87AA76" w14:textId="77777777" w:rsidR="00724AF3" w:rsidRDefault="00724AF3" w:rsidP="00180CD2">
      <w:pPr>
        <w:spacing w:after="0"/>
        <w:rPr>
          <w:rFonts w:ascii="Times New Roman" w:eastAsia="Times New Roman" w:hAnsi="Times New Roman" w:cs="Times New Roman"/>
          <w:i w:val="0"/>
          <w:sz w:val="22"/>
          <w:szCs w:val="22"/>
        </w:rPr>
      </w:pPr>
    </w:p>
    <w:p w14:paraId="252D7421" w14:textId="77777777" w:rsidR="00724AF3" w:rsidRDefault="00724AF3" w:rsidP="00180CD2">
      <w:pPr>
        <w:spacing w:after="0"/>
        <w:rPr>
          <w:rFonts w:ascii="Times New Roman" w:eastAsia="Times New Roman" w:hAnsi="Times New Roman" w:cs="Times New Roman"/>
          <w:i w:val="0"/>
          <w:sz w:val="22"/>
          <w:szCs w:val="22"/>
        </w:rPr>
      </w:pPr>
    </w:p>
    <w:p w14:paraId="600DEA34" w14:textId="77777777" w:rsidR="00724AF3" w:rsidRDefault="00724AF3" w:rsidP="00180CD2">
      <w:pPr>
        <w:spacing w:after="0"/>
        <w:rPr>
          <w:rFonts w:ascii="Times New Roman" w:eastAsia="Times New Roman" w:hAnsi="Times New Roman" w:cs="Times New Roman"/>
          <w:i w:val="0"/>
          <w:sz w:val="22"/>
          <w:szCs w:val="22"/>
        </w:rPr>
      </w:pPr>
    </w:p>
    <w:p w14:paraId="4B1649EE" w14:textId="77777777" w:rsidR="00724AF3" w:rsidRDefault="00724AF3" w:rsidP="00180CD2">
      <w:pPr>
        <w:spacing w:after="0"/>
        <w:rPr>
          <w:rFonts w:ascii="Times New Roman" w:eastAsia="Times New Roman" w:hAnsi="Times New Roman" w:cs="Times New Roman"/>
          <w:i w:val="0"/>
          <w:sz w:val="22"/>
          <w:szCs w:val="22"/>
        </w:rPr>
      </w:pPr>
    </w:p>
    <w:p w14:paraId="0EB4A0A6" w14:textId="77777777" w:rsidR="00724AF3" w:rsidRDefault="00724AF3" w:rsidP="00180CD2">
      <w:pPr>
        <w:spacing w:after="0"/>
        <w:rPr>
          <w:rFonts w:ascii="Times New Roman" w:eastAsia="Times New Roman" w:hAnsi="Times New Roman" w:cs="Times New Roman"/>
          <w:i w:val="0"/>
          <w:sz w:val="22"/>
          <w:szCs w:val="22"/>
        </w:rPr>
      </w:pPr>
    </w:p>
    <w:p w14:paraId="5183921A" w14:textId="77777777" w:rsidR="00724AF3" w:rsidRDefault="00724AF3" w:rsidP="00180CD2">
      <w:pPr>
        <w:spacing w:after="0"/>
        <w:rPr>
          <w:rFonts w:ascii="Times New Roman" w:eastAsia="Times New Roman" w:hAnsi="Times New Roman" w:cs="Times New Roman"/>
          <w:i w:val="0"/>
          <w:sz w:val="22"/>
          <w:szCs w:val="22"/>
        </w:rPr>
      </w:pPr>
    </w:p>
    <w:p w14:paraId="01421D4B" w14:textId="77777777" w:rsidR="00724AF3" w:rsidRDefault="00724AF3" w:rsidP="00180CD2">
      <w:pPr>
        <w:spacing w:after="0"/>
        <w:rPr>
          <w:rFonts w:ascii="Times New Roman" w:eastAsia="Times New Roman" w:hAnsi="Times New Roman" w:cs="Times New Roman"/>
          <w:i w:val="0"/>
          <w:sz w:val="22"/>
          <w:szCs w:val="22"/>
        </w:rPr>
      </w:pPr>
    </w:p>
    <w:p w14:paraId="70DAB3B9" w14:textId="77777777" w:rsidR="00724AF3" w:rsidRDefault="00724AF3" w:rsidP="00180CD2">
      <w:pPr>
        <w:spacing w:after="0"/>
        <w:rPr>
          <w:rFonts w:ascii="Times New Roman" w:eastAsia="Times New Roman" w:hAnsi="Times New Roman" w:cs="Times New Roman"/>
          <w:i w:val="0"/>
          <w:sz w:val="22"/>
          <w:szCs w:val="22"/>
        </w:rPr>
      </w:pPr>
    </w:p>
    <w:p w14:paraId="1E92637D" w14:textId="77777777" w:rsidR="00724AF3" w:rsidRDefault="00724AF3" w:rsidP="00180CD2">
      <w:pPr>
        <w:spacing w:after="0"/>
        <w:rPr>
          <w:rFonts w:ascii="Times New Roman" w:eastAsia="Times New Roman" w:hAnsi="Times New Roman" w:cs="Times New Roman"/>
          <w:i w:val="0"/>
          <w:sz w:val="22"/>
          <w:szCs w:val="22"/>
        </w:rPr>
      </w:pPr>
    </w:p>
    <w:p w14:paraId="14390182" w14:textId="77777777" w:rsidR="00724AF3" w:rsidRDefault="00724AF3" w:rsidP="00180CD2">
      <w:pPr>
        <w:spacing w:after="0"/>
        <w:rPr>
          <w:rFonts w:ascii="Times New Roman" w:eastAsia="Times New Roman" w:hAnsi="Times New Roman" w:cs="Times New Roman"/>
          <w:i w:val="0"/>
          <w:sz w:val="22"/>
          <w:szCs w:val="22"/>
        </w:rPr>
      </w:pPr>
    </w:p>
    <w:p w14:paraId="709E9BE8" w14:textId="77777777" w:rsidR="00724AF3" w:rsidRDefault="00724AF3" w:rsidP="00180CD2">
      <w:pPr>
        <w:spacing w:after="0"/>
        <w:rPr>
          <w:rFonts w:ascii="Times New Roman" w:eastAsia="Times New Roman" w:hAnsi="Times New Roman" w:cs="Times New Roman"/>
          <w:i w:val="0"/>
          <w:sz w:val="22"/>
          <w:szCs w:val="22"/>
        </w:rPr>
      </w:pPr>
    </w:p>
    <w:p w14:paraId="3B745A36" w14:textId="77777777" w:rsidR="00724AF3" w:rsidRDefault="00724AF3" w:rsidP="00180CD2">
      <w:pPr>
        <w:spacing w:after="0"/>
        <w:rPr>
          <w:rFonts w:ascii="Times New Roman" w:eastAsia="Times New Roman" w:hAnsi="Times New Roman" w:cs="Times New Roman"/>
          <w:i w:val="0"/>
          <w:sz w:val="22"/>
          <w:szCs w:val="22"/>
        </w:rPr>
      </w:pPr>
    </w:p>
    <w:p w14:paraId="4552D372" w14:textId="77777777" w:rsidR="00724AF3" w:rsidRDefault="00724AF3" w:rsidP="00180CD2">
      <w:pPr>
        <w:spacing w:after="0"/>
        <w:rPr>
          <w:rFonts w:ascii="Times New Roman" w:eastAsia="Times New Roman" w:hAnsi="Times New Roman" w:cs="Times New Roman"/>
          <w:i w:val="0"/>
          <w:sz w:val="22"/>
          <w:szCs w:val="22"/>
        </w:rPr>
      </w:pPr>
    </w:p>
    <w:p w14:paraId="69DFAF05" w14:textId="77777777" w:rsidR="00724AF3" w:rsidRDefault="00724AF3" w:rsidP="00180CD2">
      <w:pPr>
        <w:spacing w:after="0"/>
        <w:rPr>
          <w:rFonts w:ascii="Times New Roman" w:eastAsia="Times New Roman" w:hAnsi="Times New Roman" w:cs="Times New Roman"/>
          <w:i w:val="0"/>
          <w:sz w:val="22"/>
          <w:szCs w:val="22"/>
        </w:rPr>
      </w:pPr>
    </w:p>
    <w:p w14:paraId="4E854251" w14:textId="77777777" w:rsidR="00724AF3" w:rsidRDefault="00724AF3" w:rsidP="00180CD2">
      <w:pPr>
        <w:spacing w:after="0"/>
        <w:rPr>
          <w:rFonts w:ascii="Times New Roman" w:eastAsia="Times New Roman" w:hAnsi="Times New Roman" w:cs="Times New Roman"/>
          <w:i w:val="0"/>
          <w:sz w:val="22"/>
          <w:szCs w:val="22"/>
        </w:rPr>
      </w:pPr>
    </w:p>
    <w:p w14:paraId="6FF3F349" w14:textId="77777777" w:rsidR="00724AF3" w:rsidRDefault="00724AF3" w:rsidP="00180CD2">
      <w:pPr>
        <w:spacing w:after="0"/>
        <w:rPr>
          <w:rFonts w:ascii="Times New Roman" w:eastAsia="Times New Roman" w:hAnsi="Times New Roman" w:cs="Times New Roman"/>
          <w:i w:val="0"/>
          <w:sz w:val="22"/>
          <w:szCs w:val="22"/>
        </w:rPr>
      </w:pPr>
    </w:p>
    <w:p w14:paraId="4C2C9FD2" w14:textId="77777777" w:rsidR="00724AF3" w:rsidRDefault="00724AF3" w:rsidP="00180CD2">
      <w:pPr>
        <w:spacing w:after="0"/>
        <w:rPr>
          <w:rFonts w:ascii="Times New Roman" w:eastAsia="Times New Roman" w:hAnsi="Times New Roman" w:cs="Times New Roman"/>
          <w:i w:val="0"/>
          <w:sz w:val="22"/>
          <w:szCs w:val="22"/>
        </w:rPr>
      </w:pPr>
    </w:p>
    <w:p w14:paraId="6DC97B6B" w14:textId="77777777" w:rsidR="00724AF3" w:rsidRDefault="00724AF3" w:rsidP="00180CD2">
      <w:pPr>
        <w:spacing w:after="0"/>
        <w:rPr>
          <w:rFonts w:ascii="Times New Roman" w:eastAsia="Times New Roman" w:hAnsi="Times New Roman" w:cs="Times New Roman"/>
          <w:i w:val="0"/>
          <w:sz w:val="22"/>
          <w:szCs w:val="22"/>
        </w:rPr>
      </w:pPr>
    </w:p>
    <w:p w14:paraId="7B5749A1" w14:textId="77777777" w:rsidR="00724AF3" w:rsidRDefault="00724AF3" w:rsidP="00180CD2">
      <w:pPr>
        <w:spacing w:after="0"/>
        <w:rPr>
          <w:rFonts w:ascii="Times New Roman" w:eastAsia="Times New Roman" w:hAnsi="Times New Roman" w:cs="Times New Roman"/>
          <w:i w:val="0"/>
          <w:sz w:val="22"/>
          <w:szCs w:val="22"/>
        </w:rPr>
      </w:pPr>
    </w:p>
    <w:p w14:paraId="39A62AEA" w14:textId="77777777" w:rsidR="00724AF3" w:rsidRDefault="00724AF3" w:rsidP="00180CD2">
      <w:pPr>
        <w:spacing w:after="0"/>
        <w:rPr>
          <w:rFonts w:ascii="Times New Roman" w:eastAsia="Times New Roman" w:hAnsi="Times New Roman" w:cs="Times New Roman"/>
          <w:i w:val="0"/>
          <w:sz w:val="22"/>
          <w:szCs w:val="22"/>
        </w:rPr>
      </w:pPr>
    </w:p>
    <w:p w14:paraId="5C7D0D04" w14:textId="77777777" w:rsidR="00724AF3" w:rsidRDefault="00724AF3" w:rsidP="00180CD2">
      <w:pPr>
        <w:spacing w:after="0"/>
        <w:rPr>
          <w:rFonts w:ascii="Times New Roman" w:eastAsia="Times New Roman" w:hAnsi="Times New Roman" w:cs="Times New Roman"/>
          <w:i w:val="0"/>
          <w:sz w:val="22"/>
          <w:szCs w:val="22"/>
        </w:rPr>
      </w:pPr>
    </w:p>
    <w:p w14:paraId="11E36A46" w14:textId="77777777" w:rsidR="00724AF3" w:rsidRDefault="00724AF3" w:rsidP="00180CD2">
      <w:pPr>
        <w:spacing w:after="0"/>
        <w:rPr>
          <w:rFonts w:ascii="Times New Roman" w:eastAsia="Times New Roman" w:hAnsi="Times New Roman" w:cs="Times New Roman"/>
          <w:i w:val="0"/>
          <w:sz w:val="22"/>
          <w:szCs w:val="22"/>
        </w:rPr>
      </w:pPr>
    </w:p>
    <w:p w14:paraId="6D244214" w14:textId="77777777" w:rsidR="00724AF3" w:rsidRDefault="00724AF3" w:rsidP="00180CD2">
      <w:pPr>
        <w:spacing w:after="0"/>
        <w:rPr>
          <w:rFonts w:ascii="Times New Roman" w:eastAsia="Times New Roman" w:hAnsi="Times New Roman" w:cs="Times New Roman"/>
          <w:i w:val="0"/>
          <w:sz w:val="22"/>
          <w:szCs w:val="22"/>
        </w:rPr>
      </w:pPr>
    </w:p>
    <w:p w14:paraId="7F3A58F8" w14:textId="77777777" w:rsidR="00724AF3" w:rsidRDefault="00724AF3" w:rsidP="00180CD2">
      <w:pPr>
        <w:spacing w:after="0"/>
        <w:rPr>
          <w:rFonts w:ascii="Times New Roman" w:eastAsia="Times New Roman" w:hAnsi="Times New Roman" w:cs="Times New Roman"/>
          <w:i w:val="0"/>
          <w:sz w:val="22"/>
          <w:szCs w:val="22"/>
        </w:rPr>
      </w:pPr>
    </w:p>
    <w:p w14:paraId="0B0A552D" w14:textId="77777777" w:rsidR="00724AF3" w:rsidRDefault="00724AF3" w:rsidP="00180CD2">
      <w:pPr>
        <w:spacing w:after="0"/>
        <w:rPr>
          <w:rFonts w:ascii="Times New Roman" w:eastAsia="Times New Roman" w:hAnsi="Times New Roman" w:cs="Times New Roman"/>
          <w:i w:val="0"/>
          <w:sz w:val="22"/>
          <w:szCs w:val="22"/>
        </w:rPr>
      </w:pPr>
    </w:p>
    <w:p w14:paraId="0D8C5B8C" w14:textId="77777777" w:rsidR="00724AF3" w:rsidRDefault="00724AF3" w:rsidP="00180CD2">
      <w:pPr>
        <w:spacing w:after="0"/>
        <w:rPr>
          <w:rFonts w:ascii="Times New Roman" w:eastAsia="Times New Roman" w:hAnsi="Times New Roman" w:cs="Times New Roman"/>
          <w:i w:val="0"/>
          <w:sz w:val="22"/>
          <w:szCs w:val="22"/>
        </w:rPr>
      </w:pPr>
    </w:p>
    <w:p w14:paraId="1FF941FB" w14:textId="77777777" w:rsidR="00724AF3" w:rsidRDefault="00724AF3" w:rsidP="00180CD2">
      <w:pPr>
        <w:spacing w:after="0"/>
        <w:rPr>
          <w:rFonts w:ascii="Times New Roman" w:eastAsia="Times New Roman" w:hAnsi="Times New Roman" w:cs="Times New Roman"/>
          <w:i w:val="0"/>
          <w:sz w:val="22"/>
          <w:szCs w:val="22"/>
        </w:rPr>
      </w:pPr>
    </w:p>
    <w:p w14:paraId="1781CA15" w14:textId="77777777" w:rsidR="00724AF3" w:rsidRDefault="00724AF3" w:rsidP="00180CD2">
      <w:pPr>
        <w:spacing w:after="0"/>
        <w:rPr>
          <w:rFonts w:ascii="Times New Roman" w:eastAsia="Times New Roman" w:hAnsi="Times New Roman" w:cs="Times New Roman"/>
          <w:i w:val="0"/>
          <w:sz w:val="22"/>
          <w:szCs w:val="22"/>
        </w:rPr>
      </w:pPr>
    </w:p>
    <w:p w14:paraId="45F2D96A" w14:textId="77777777" w:rsidR="00724AF3" w:rsidRDefault="00724AF3" w:rsidP="00180CD2">
      <w:pPr>
        <w:spacing w:after="0"/>
        <w:rPr>
          <w:rFonts w:ascii="Times New Roman" w:eastAsia="Times New Roman" w:hAnsi="Times New Roman" w:cs="Times New Roman"/>
          <w:i w:val="0"/>
          <w:sz w:val="22"/>
          <w:szCs w:val="22"/>
        </w:rPr>
      </w:pPr>
    </w:p>
    <w:p w14:paraId="53C726DA" w14:textId="77777777" w:rsidR="00724AF3" w:rsidRDefault="00724AF3" w:rsidP="00180CD2">
      <w:pPr>
        <w:spacing w:after="0"/>
        <w:rPr>
          <w:rFonts w:ascii="Times New Roman" w:eastAsia="Times New Roman" w:hAnsi="Times New Roman" w:cs="Times New Roman"/>
          <w:i w:val="0"/>
          <w:sz w:val="22"/>
          <w:szCs w:val="22"/>
        </w:rPr>
      </w:pPr>
    </w:p>
    <w:p w14:paraId="63AC5E5B" w14:textId="77777777" w:rsidR="00724AF3" w:rsidRDefault="00724AF3" w:rsidP="00180CD2">
      <w:pPr>
        <w:spacing w:after="0"/>
        <w:rPr>
          <w:rFonts w:ascii="Times New Roman" w:eastAsia="Times New Roman" w:hAnsi="Times New Roman" w:cs="Times New Roman"/>
          <w:i w:val="0"/>
          <w:sz w:val="22"/>
          <w:szCs w:val="22"/>
        </w:rPr>
      </w:pPr>
    </w:p>
    <w:p w14:paraId="09ACCF50" w14:textId="77777777" w:rsidR="00724AF3" w:rsidRDefault="00724AF3" w:rsidP="00180CD2">
      <w:pPr>
        <w:spacing w:after="0"/>
        <w:rPr>
          <w:rFonts w:ascii="Times New Roman" w:eastAsia="Times New Roman" w:hAnsi="Times New Roman" w:cs="Times New Roman"/>
          <w:i w:val="0"/>
          <w:sz w:val="22"/>
          <w:szCs w:val="22"/>
        </w:rPr>
      </w:pPr>
    </w:p>
    <w:p w14:paraId="3E4A5952" w14:textId="77777777" w:rsidR="00724AF3" w:rsidRDefault="00724AF3" w:rsidP="00180CD2">
      <w:pPr>
        <w:spacing w:after="0"/>
        <w:rPr>
          <w:rFonts w:ascii="Times New Roman" w:eastAsia="Times New Roman" w:hAnsi="Times New Roman" w:cs="Times New Roman"/>
          <w:i w:val="0"/>
          <w:sz w:val="22"/>
          <w:szCs w:val="22"/>
        </w:rPr>
      </w:pPr>
    </w:p>
    <w:p w14:paraId="5EA7EB86" w14:textId="77777777" w:rsidR="00724AF3" w:rsidRDefault="00724AF3" w:rsidP="00180CD2">
      <w:pPr>
        <w:spacing w:after="0"/>
        <w:rPr>
          <w:rFonts w:ascii="Times New Roman" w:eastAsia="Times New Roman" w:hAnsi="Times New Roman" w:cs="Times New Roman"/>
          <w:i w:val="0"/>
          <w:sz w:val="22"/>
          <w:szCs w:val="22"/>
        </w:rPr>
      </w:pPr>
    </w:p>
    <w:p w14:paraId="7CCC8A6D" w14:textId="77777777" w:rsidR="00724AF3" w:rsidRDefault="00724AF3" w:rsidP="00180CD2">
      <w:pPr>
        <w:spacing w:after="0"/>
        <w:rPr>
          <w:rFonts w:ascii="Times New Roman" w:eastAsia="Times New Roman" w:hAnsi="Times New Roman" w:cs="Times New Roman"/>
          <w:i w:val="0"/>
          <w:sz w:val="22"/>
          <w:szCs w:val="22"/>
        </w:rPr>
      </w:pPr>
    </w:p>
    <w:p w14:paraId="45BD7045" w14:textId="77777777" w:rsidR="00724AF3" w:rsidRDefault="00724AF3" w:rsidP="00180CD2">
      <w:pPr>
        <w:spacing w:after="0"/>
        <w:rPr>
          <w:rFonts w:ascii="Times New Roman" w:eastAsia="Times New Roman" w:hAnsi="Times New Roman" w:cs="Times New Roman"/>
          <w:i w:val="0"/>
          <w:sz w:val="22"/>
          <w:szCs w:val="22"/>
        </w:rPr>
      </w:pPr>
    </w:p>
    <w:p w14:paraId="0FD2E559" w14:textId="77777777" w:rsidR="00724AF3" w:rsidRDefault="00724AF3" w:rsidP="00180CD2">
      <w:pPr>
        <w:spacing w:after="0"/>
        <w:rPr>
          <w:rFonts w:ascii="Times New Roman" w:eastAsia="Times New Roman" w:hAnsi="Times New Roman" w:cs="Times New Roman"/>
          <w:i w:val="0"/>
          <w:sz w:val="22"/>
          <w:szCs w:val="22"/>
        </w:rPr>
      </w:pPr>
    </w:p>
    <w:p w14:paraId="4A4D9800" w14:textId="77777777" w:rsidR="00724AF3" w:rsidRDefault="00724AF3" w:rsidP="00180CD2">
      <w:pPr>
        <w:spacing w:after="0"/>
        <w:rPr>
          <w:rFonts w:ascii="Times New Roman" w:eastAsia="Times New Roman" w:hAnsi="Times New Roman" w:cs="Times New Roman"/>
          <w:i w:val="0"/>
          <w:sz w:val="22"/>
          <w:szCs w:val="22"/>
        </w:rPr>
      </w:pPr>
    </w:p>
    <w:p w14:paraId="626571EB" w14:textId="77777777" w:rsidR="00724AF3" w:rsidRDefault="00724AF3" w:rsidP="00180CD2">
      <w:pPr>
        <w:spacing w:after="0"/>
        <w:rPr>
          <w:rFonts w:ascii="Times New Roman" w:eastAsia="Times New Roman" w:hAnsi="Times New Roman" w:cs="Times New Roman"/>
          <w:i w:val="0"/>
          <w:sz w:val="22"/>
          <w:szCs w:val="22"/>
        </w:rPr>
      </w:pPr>
    </w:p>
    <w:p w14:paraId="1548D697" w14:textId="77777777" w:rsidR="00724AF3" w:rsidRDefault="00724AF3" w:rsidP="00180CD2">
      <w:pPr>
        <w:spacing w:after="0"/>
        <w:rPr>
          <w:rFonts w:ascii="Times New Roman" w:eastAsia="Times New Roman" w:hAnsi="Times New Roman" w:cs="Times New Roman"/>
          <w:i w:val="0"/>
          <w:sz w:val="22"/>
          <w:szCs w:val="22"/>
        </w:rPr>
      </w:pPr>
    </w:p>
    <w:p w14:paraId="5E49D962" w14:textId="77777777" w:rsidR="00724AF3" w:rsidRDefault="00724AF3" w:rsidP="00180CD2">
      <w:pPr>
        <w:spacing w:after="0"/>
        <w:rPr>
          <w:rFonts w:ascii="Times New Roman" w:eastAsia="Times New Roman" w:hAnsi="Times New Roman" w:cs="Times New Roman"/>
          <w:i w:val="0"/>
          <w:sz w:val="22"/>
          <w:szCs w:val="22"/>
        </w:rPr>
      </w:pPr>
    </w:p>
    <w:p w14:paraId="7F378020" w14:textId="77777777" w:rsidR="00724AF3" w:rsidRDefault="00724AF3" w:rsidP="00180CD2">
      <w:pPr>
        <w:spacing w:after="0"/>
        <w:rPr>
          <w:rFonts w:ascii="Times New Roman" w:eastAsia="Times New Roman" w:hAnsi="Times New Roman" w:cs="Times New Roman"/>
          <w:i w:val="0"/>
          <w:sz w:val="22"/>
          <w:szCs w:val="22"/>
        </w:rPr>
      </w:pPr>
    </w:p>
    <w:p w14:paraId="6E075625" w14:textId="77777777" w:rsidR="00724AF3" w:rsidRDefault="00724AF3" w:rsidP="00180CD2">
      <w:pPr>
        <w:spacing w:after="0"/>
        <w:rPr>
          <w:rFonts w:ascii="Times New Roman" w:eastAsia="Times New Roman" w:hAnsi="Times New Roman" w:cs="Times New Roman"/>
          <w:i w:val="0"/>
          <w:sz w:val="22"/>
          <w:szCs w:val="22"/>
        </w:rPr>
      </w:pPr>
    </w:p>
    <w:p w14:paraId="297CB3D9" w14:textId="77777777" w:rsidR="00724AF3" w:rsidRDefault="00724AF3" w:rsidP="00180CD2">
      <w:pPr>
        <w:spacing w:after="0"/>
        <w:rPr>
          <w:rFonts w:ascii="Times New Roman" w:eastAsia="Times New Roman" w:hAnsi="Times New Roman" w:cs="Times New Roman"/>
          <w:i w:val="0"/>
          <w:sz w:val="22"/>
          <w:szCs w:val="22"/>
        </w:rPr>
      </w:pPr>
    </w:p>
    <w:p w14:paraId="64C53EC0" w14:textId="77777777" w:rsidR="00724AF3" w:rsidRDefault="00724AF3" w:rsidP="00180CD2">
      <w:pPr>
        <w:spacing w:after="0"/>
        <w:rPr>
          <w:rFonts w:ascii="Times New Roman" w:eastAsia="Times New Roman" w:hAnsi="Times New Roman" w:cs="Times New Roman"/>
          <w:i w:val="0"/>
          <w:sz w:val="22"/>
          <w:szCs w:val="22"/>
        </w:rPr>
      </w:pPr>
    </w:p>
    <w:p w14:paraId="2BD54619" w14:textId="77777777" w:rsidR="00724AF3" w:rsidRDefault="00724AF3" w:rsidP="00180CD2">
      <w:pPr>
        <w:spacing w:after="0"/>
        <w:rPr>
          <w:rFonts w:ascii="Times New Roman" w:eastAsia="Times New Roman" w:hAnsi="Times New Roman" w:cs="Times New Roman"/>
          <w:i w:val="0"/>
          <w:sz w:val="22"/>
          <w:szCs w:val="22"/>
        </w:rPr>
      </w:pPr>
    </w:p>
    <w:p w14:paraId="7FB59FBB" w14:textId="77777777" w:rsidR="00724AF3" w:rsidRDefault="00724AF3" w:rsidP="00180CD2">
      <w:pPr>
        <w:spacing w:after="0"/>
        <w:rPr>
          <w:rFonts w:ascii="Times New Roman" w:eastAsia="Times New Roman" w:hAnsi="Times New Roman" w:cs="Times New Roman"/>
          <w:i w:val="0"/>
          <w:sz w:val="22"/>
          <w:szCs w:val="22"/>
        </w:rPr>
      </w:pPr>
    </w:p>
    <w:p w14:paraId="0C671AA3" w14:textId="77777777" w:rsidR="00724AF3" w:rsidRDefault="00724AF3" w:rsidP="00180CD2">
      <w:pPr>
        <w:spacing w:after="0"/>
        <w:rPr>
          <w:rFonts w:ascii="Times New Roman" w:eastAsia="Times New Roman" w:hAnsi="Times New Roman" w:cs="Times New Roman"/>
          <w:i w:val="0"/>
          <w:sz w:val="22"/>
          <w:szCs w:val="22"/>
        </w:rPr>
      </w:pPr>
    </w:p>
    <w:p w14:paraId="3E3B42EF" w14:textId="77777777" w:rsidR="00724AF3" w:rsidRDefault="00724AF3" w:rsidP="00180CD2">
      <w:pPr>
        <w:spacing w:after="0"/>
        <w:rPr>
          <w:rFonts w:ascii="Times New Roman" w:eastAsia="Times New Roman" w:hAnsi="Times New Roman" w:cs="Times New Roman"/>
          <w:i w:val="0"/>
          <w:sz w:val="22"/>
          <w:szCs w:val="22"/>
        </w:rPr>
      </w:pPr>
    </w:p>
    <w:p w14:paraId="108191B9" w14:textId="77777777" w:rsidR="00724AF3" w:rsidRDefault="00724AF3" w:rsidP="00180CD2">
      <w:pPr>
        <w:spacing w:after="0"/>
        <w:rPr>
          <w:rFonts w:ascii="Times New Roman" w:eastAsia="Times New Roman" w:hAnsi="Times New Roman" w:cs="Times New Roman"/>
          <w:i w:val="0"/>
          <w:sz w:val="22"/>
          <w:szCs w:val="22"/>
        </w:rPr>
      </w:pPr>
    </w:p>
    <w:p w14:paraId="491B8F6B" w14:textId="77777777" w:rsidR="00724AF3" w:rsidRDefault="00724AF3" w:rsidP="00180CD2">
      <w:pPr>
        <w:spacing w:after="0"/>
        <w:rPr>
          <w:rFonts w:ascii="Times New Roman" w:eastAsia="Times New Roman" w:hAnsi="Times New Roman" w:cs="Times New Roman"/>
          <w:i w:val="0"/>
          <w:sz w:val="22"/>
          <w:szCs w:val="22"/>
        </w:rPr>
      </w:pPr>
    </w:p>
    <w:p w14:paraId="2C7CEEE8" w14:textId="77777777" w:rsidR="00724AF3" w:rsidRDefault="00724AF3" w:rsidP="00180CD2">
      <w:pPr>
        <w:spacing w:after="0"/>
        <w:rPr>
          <w:rFonts w:ascii="Times New Roman" w:eastAsia="Times New Roman" w:hAnsi="Times New Roman" w:cs="Times New Roman"/>
          <w:i w:val="0"/>
          <w:sz w:val="22"/>
          <w:szCs w:val="22"/>
        </w:rPr>
      </w:pPr>
    </w:p>
    <w:p w14:paraId="44ED057B" w14:textId="77777777" w:rsidR="00724AF3" w:rsidRDefault="00724AF3" w:rsidP="00180CD2">
      <w:pPr>
        <w:spacing w:after="0"/>
        <w:rPr>
          <w:rFonts w:ascii="Times New Roman" w:eastAsia="Times New Roman" w:hAnsi="Times New Roman" w:cs="Times New Roman"/>
          <w:i w:val="0"/>
          <w:sz w:val="22"/>
          <w:szCs w:val="22"/>
        </w:rPr>
      </w:pPr>
    </w:p>
    <w:p w14:paraId="71DDC57E" w14:textId="77777777" w:rsidR="00724AF3" w:rsidRDefault="00724AF3" w:rsidP="00180CD2">
      <w:pPr>
        <w:spacing w:after="0"/>
        <w:rPr>
          <w:rFonts w:ascii="Times New Roman" w:eastAsia="Times New Roman" w:hAnsi="Times New Roman" w:cs="Times New Roman"/>
          <w:i w:val="0"/>
          <w:sz w:val="22"/>
          <w:szCs w:val="22"/>
        </w:rPr>
      </w:pPr>
    </w:p>
    <w:p w14:paraId="4CC95D7C" w14:textId="77777777" w:rsidR="00724AF3" w:rsidRDefault="00724AF3" w:rsidP="00180CD2">
      <w:pPr>
        <w:spacing w:after="0"/>
        <w:rPr>
          <w:rFonts w:ascii="Times New Roman" w:eastAsia="Times New Roman" w:hAnsi="Times New Roman" w:cs="Times New Roman"/>
          <w:i w:val="0"/>
          <w:sz w:val="22"/>
          <w:szCs w:val="22"/>
        </w:rPr>
      </w:pPr>
    </w:p>
    <w:p w14:paraId="7760293F" w14:textId="77777777" w:rsidR="00724AF3" w:rsidRDefault="00724AF3" w:rsidP="00180CD2">
      <w:pPr>
        <w:spacing w:after="0"/>
        <w:rPr>
          <w:rFonts w:ascii="Times New Roman" w:eastAsia="Times New Roman" w:hAnsi="Times New Roman" w:cs="Times New Roman"/>
          <w:i w:val="0"/>
          <w:sz w:val="22"/>
          <w:szCs w:val="22"/>
        </w:rPr>
      </w:pPr>
    </w:p>
    <w:p w14:paraId="1383C768" w14:textId="77777777" w:rsidR="00724AF3" w:rsidRDefault="00724AF3" w:rsidP="00180CD2">
      <w:pPr>
        <w:spacing w:after="0"/>
        <w:rPr>
          <w:rFonts w:ascii="Times New Roman" w:eastAsia="Times New Roman" w:hAnsi="Times New Roman" w:cs="Times New Roman"/>
          <w:i w:val="0"/>
          <w:sz w:val="22"/>
          <w:szCs w:val="22"/>
        </w:rPr>
      </w:pPr>
    </w:p>
    <w:p w14:paraId="3CC65773" w14:textId="77777777" w:rsidR="00724AF3" w:rsidRDefault="00724AF3" w:rsidP="00180CD2">
      <w:pPr>
        <w:spacing w:after="0"/>
        <w:rPr>
          <w:rFonts w:ascii="Times New Roman" w:eastAsia="Times New Roman" w:hAnsi="Times New Roman" w:cs="Times New Roman"/>
          <w:i w:val="0"/>
          <w:sz w:val="22"/>
          <w:szCs w:val="22"/>
        </w:rPr>
      </w:pPr>
    </w:p>
    <w:p w14:paraId="7C140455" w14:textId="77777777" w:rsidR="00724AF3" w:rsidRDefault="00724AF3" w:rsidP="00180CD2">
      <w:pPr>
        <w:spacing w:after="0"/>
        <w:rPr>
          <w:rFonts w:ascii="Times New Roman" w:eastAsia="Times New Roman" w:hAnsi="Times New Roman" w:cs="Times New Roman"/>
          <w:i w:val="0"/>
          <w:sz w:val="22"/>
          <w:szCs w:val="22"/>
        </w:rPr>
      </w:pPr>
    </w:p>
    <w:p w14:paraId="748D1F83" w14:textId="77777777" w:rsidR="00724AF3" w:rsidRDefault="00724AF3" w:rsidP="00180CD2">
      <w:pPr>
        <w:spacing w:after="0"/>
        <w:rPr>
          <w:rFonts w:ascii="Times New Roman" w:eastAsia="Times New Roman" w:hAnsi="Times New Roman" w:cs="Times New Roman"/>
          <w:i w:val="0"/>
          <w:sz w:val="22"/>
          <w:szCs w:val="22"/>
        </w:rPr>
      </w:pPr>
    </w:p>
    <w:p w14:paraId="21B03084" w14:textId="77777777" w:rsidR="00724AF3" w:rsidRDefault="00724AF3" w:rsidP="00180CD2">
      <w:pPr>
        <w:spacing w:after="0"/>
        <w:rPr>
          <w:rFonts w:ascii="Times New Roman" w:eastAsia="Times New Roman" w:hAnsi="Times New Roman" w:cs="Times New Roman"/>
          <w:i w:val="0"/>
          <w:sz w:val="22"/>
          <w:szCs w:val="22"/>
        </w:rPr>
      </w:pPr>
    </w:p>
    <w:p w14:paraId="204D7CFD" w14:textId="77777777" w:rsidR="00724AF3" w:rsidRDefault="00724AF3" w:rsidP="00180CD2">
      <w:pPr>
        <w:spacing w:after="0"/>
        <w:rPr>
          <w:rFonts w:ascii="Times New Roman" w:eastAsia="Times New Roman" w:hAnsi="Times New Roman" w:cs="Times New Roman"/>
          <w:i w:val="0"/>
          <w:sz w:val="22"/>
          <w:szCs w:val="22"/>
        </w:rPr>
      </w:pPr>
    </w:p>
    <w:p w14:paraId="15238D28" w14:textId="77777777" w:rsidR="00724AF3" w:rsidRDefault="00724AF3" w:rsidP="00180CD2">
      <w:pPr>
        <w:spacing w:after="0"/>
        <w:rPr>
          <w:rFonts w:ascii="Times New Roman" w:eastAsia="Times New Roman" w:hAnsi="Times New Roman" w:cs="Times New Roman"/>
          <w:i w:val="0"/>
          <w:sz w:val="22"/>
          <w:szCs w:val="22"/>
        </w:rPr>
      </w:pPr>
    </w:p>
    <w:p w14:paraId="44ADA1B9" w14:textId="77777777" w:rsidR="00724AF3" w:rsidRDefault="00724AF3" w:rsidP="00180CD2">
      <w:pPr>
        <w:spacing w:after="0"/>
        <w:rPr>
          <w:rFonts w:ascii="Times New Roman" w:eastAsia="Times New Roman" w:hAnsi="Times New Roman" w:cs="Times New Roman"/>
          <w:i w:val="0"/>
          <w:sz w:val="22"/>
          <w:szCs w:val="22"/>
        </w:rPr>
      </w:pPr>
    </w:p>
    <w:p w14:paraId="39CE6E08" w14:textId="77777777" w:rsidR="00724AF3" w:rsidRDefault="00724AF3" w:rsidP="00180CD2">
      <w:pPr>
        <w:spacing w:after="0"/>
        <w:rPr>
          <w:rFonts w:ascii="Times New Roman" w:eastAsia="Times New Roman" w:hAnsi="Times New Roman" w:cs="Times New Roman"/>
          <w:i w:val="0"/>
          <w:sz w:val="22"/>
          <w:szCs w:val="22"/>
        </w:rPr>
      </w:pPr>
    </w:p>
    <w:p w14:paraId="6144EBD5" w14:textId="77777777" w:rsidR="00724AF3" w:rsidRDefault="00724AF3" w:rsidP="00180CD2">
      <w:pPr>
        <w:spacing w:after="0"/>
        <w:rPr>
          <w:rFonts w:ascii="Times New Roman" w:eastAsia="Times New Roman" w:hAnsi="Times New Roman" w:cs="Times New Roman"/>
          <w:i w:val="0"/>
          <w:sz w:val="22"/>
          <w:szCs w:val="22"/>
        </w:rPr>
      </w:pPr>
    </w:p>
    <w:p w14:paraId="38D5A01D" w14:textId="77777777" w:rsidR="00724AF3" w:rsidRDefault="00724AF3" w:rsidP="00180CD2">
      <w:pPr>
        <w:spacing w:after="0"/>
        <w:rPr>
          <w:rFonts w:ascii="Times New Roman" w:eastAsia="Times New Roman" w:hAnsi="Times New Roman" w:cs="Times New Roman"/>
          <w:i w:val="0"/>
          <w:sz w:val="22"/>
          <w:szCs w:val="22"/>
        </w:rPr>
      </w:pPr>
    </w:p>
    <w:p w14:paraId="35AF3264" w14:textId="77777777" w:rsidR="00724AF3" w:rsidRDefault="00724AF3" w:rsidP="00180CD2">
      <w:pPr>
        <w:spacing w:after="0"/>
        <w:rPr>
          <w:rFonts w:ascii="Times New Roman" w:eastAsia="Times New Roman" w:hAnsi="Times New Roman" w:cs="Times New Roman"/>
          <w:i w:val="0"/>
          <w:sz w:val="22"/>
          <w:szCs w:val="22"/>
        </w:rPr>
      </w:pPr>
    </w:p>
    <w:p w14:paraId="61CB4A89" w14:textId="77777777" w:rsidR="00724AF3" w:rsidRDefault="00724AF3" w:rsidP="00180CD2">
      <w:pPr>
        <w:spacing w:after="0"/>
        <w:rPr>
          <w:rFonts w:ascii="Times New Roman" w:eastAsia="Times New Roman" w:hAnsi="Times New Roman" w:cs="Times New Roman"/>
          <w:i w:val="0"/>
          <w:sz w:val="22"/>
          <w:szCs w:val="22"/>
        </w:rPr>
      </w:pPr>
    </w:p>
    <w:p w14:paraId="7EEF4915" w14:textId="77777777" w:rsidR="00724AF3" w:rsidRDefault="00724AF3" w:rsidP="00180CD2">
      <w:pPr>
        <w:spacing w:after="0"/>
        <w:rPr>
          <w:rFonts w:ascii="Times New Roman" w:eastAsia="Times New Roman" w:hAnsi="Times New Roman" w:cs="Times New Roman"/>
          <w:i w:val="0"/>
          <w:sz w:val="22"/>
          <w:szCs w:val="22"/>
        </w:rPr>
      </w:pPr>
    </w:p>
    <w:p w14:paraId="1E000E21" w14:textId="77777777" w:rsidR="00724AF3" w:rsidRDefault="00724AF3" w:rsidP="00180CD2">
      <w:pPr>
        <w:spacing w:after="0"/>
        <w:rPr>
          <w:rFonts w:ascii="Times New Roman" w:eastAsia="Times New Roman" w:hAnsi="Times New Roman" w:cs="Times New Roman"/>
          <w:i w:val="0"/>
          <w:sz w:val="22"/>
          <w:szCs w:val="22"/>
        </w:rPr>
      </w:pPr>
    </w:p>
    <w:p w14:paraId="1D070C22" w14:textId="77777777" w:rsidR="00724AF3" w:rsidRDefault="00724AF3" w:rsidP="00180CD2">
      <w:pPr>
        <w:spacing w:after="0"/>
        <w:rPr>
          <w:rFonts w:ascii="Times New Roman" w:eastAsia="Times New Roman" w:hAnsi="Times New Roman" w:cs="Times New Roman"/>
          <w:i w:val="0"/>
          <w:sz w:val="22"/>
          <w:szCs w:val="22"/>
        </w:rPr>
      </w:pPr>
    </w:p>
    <w:p w14:paraId="08D6256D" w14:textId="77777777" w:rsidR="00724AF3" w:rsidRDefault="00724AF3" w:rsidP="00180CD2">
      <w:pPr>
        <w:spacing w:after="0"/>
        <w:rPr>
          <w:rFonts w:ascii="Times New Roman" w:eastAsia="Times New Roman" w:hAnsi="Times New Roman" w:cs="Times New Roman"/>
          <w:i w:val="0"/>
          <w:sz w:val="22"/>
          <w:szCs w:val="22"/>
        </w:rPr>
      </w:pPr>
    </w:p>
    <w:p w14:paraId="66F04D62" w14:textId="77777777" w:rsidR="00724AF3" w:rsidRDefault="00724AF3" w:rsidP="00180CD2">
      <w:pPr>
        <w:spacing w:after="0"/>
        <w:rPr>
          <w:rFonts w:ascii="Times New Roman" w:eastAsia="Times New Roman" w:hAnsi="Times New Roman" w:cs="Times New Roman"/>
          <w:i w:val="0"/>
          <w:sz w:val="22"/>
          <w:szCs w:val="22"/>
        </w:rPr>
      </w:pPr>
    </w:p>
    <w:p w14:paraId="3E74BB9D" w14:textId="77777777" w:rsidR="00724AF3" w:rsidRDefault="00724AF3" w:rsidP="00180CD2">
      <w:pPr>
        <w:spacing w:after="0"/>
        <w:rPr>
          <w:rFonts w:ascii="Times New Roman" w:eastAsia="Times New Roman" w:hAnsi="Times New Roman" w:cs="Times New Roman"/>
          <w:i w:val="0"/>
          <w:sz w:val="22"/>
          <w:szCs w:val="22"/>
        </w:rPr>
      </w:pPr>
    </w:p>
    <w:p w14:paraId="17DCF2C3" w14:textId="77777777" w:rsidR="00724AF3" w:rsidRDefault="00724AF3" w:rsidP="00180CD2">
      <w:pPr>
        <w:spacing w:after="0"/>
        <w:rPr>
          <w:rFonts w:ascii="Times New Roman" w:eastAsia="Times New Roman" w:hAnsi="Times New Roman" w:cs="Times New Roman"/>
          <w:i w:val="0"/>
          <w:sz w:val="22"/>
          <w:szCs w:val="22"/>
        </w:rPr>
      </w:pPr>
    </w:p>
    <w:p w14:paraId="1A8E3DF7" w14:textId="77777777" w:rsidR="00724AF3" w:rsidRDefault="00724AF3" w:rsidP="00180CD2">
      <w:pPr>
        <w:spacing w:after="0"/>
        <w:rPr>
          <w:rFonts w:ascii="Times New Roman" w:eastAsia="Times New Roman" w:hAnsi="Times New Roman" w:cs="Times New Roman"/>
          <w:i w:val="0"/>
          <w:sz w:val="22"/>
          <w:szCs w:val="22"/>
        </w:rPr>
      </w:pPr>
    </w:p>
    <w:p w14:paraId="3D166226" w14:textId="77777777" w:rsidR="00724AF3" w:rsidRDefault="00724AF3" w:rsidP="00180CD2">
      <w:pPr>
        <w:spacing w:after="0"/>
        <w:rPr>
          <w:rFonts w:ascii="Times New Roman" w:eastAsia="Times New Roman" w:hAnsi="Times New Roman" w:cs="Times New Roman"/>
          <w:i w:val="0"/>
          <w:sz w:val="22"/>
          <w:szCs w:val="22"/>
        </w:rPr>
      </w:pPr>
    </w:p>
    <w:p w14:paraId="4E6AE5DA" w14:textId="77777777" w:rsidR="00724AF3" w:rsidRDefault="00724AF3" w:rsidP="00180CD2">
      <w:pPr>
        <w:spacing w:after="0"/>
        <w:rPr>
          <w:rFonts w:ascii="Times New Roman" w:eastAsia="Times New Roman" w:hAnsi="Times New Roman" w:cs="Times New Roman"/>
          <w:i w:val="0"/>
          <w:sz w:val="22"/>
          <w:szCs w:val="22"/>
        </w:rPr>
      </w:pPr>
    </w:p>
    <w:p w14:paraId="14CD0383" w14:textId="77777777" w:rsidR="00724AF3" w:rsidRDefault="00724AF3" w:rsidP="00180CD2">
      <w:pPr>
        <w:spacing w:after="0"/>
        <w:rPr>
          <w:rFonts w:ascii="Times New Roman" w:eastAsia="Times New Roman" w:hAnsi="Times New Roman" w:cs="Times New Roman"/>
          <w:i w:val="0"/>
          <w:sz w:val="22"/>
          <w:szCs w:val="22"/>
        </w:rPr>
      </w:pPr>
    </w:p>
    <w:p w14:paraId="3257FA4B" w14:textId="77777777" w:rsidR="00724AF3" w:rsidRDefault="00724AF3" w:rsidP="00180CD2">
      <w:pPr>
        <w:spacing w:after="0"/>
        <w:rPr>
          <w:rFonts w:ascii="Times New Roman" w:eastAsia="Times New Roman" w:hAnsi="Times New Roman" w:cs="Times New Roman"/>
          <w:i w:val="0"/>
          <w:sz w:val="22"/>
          <w:szCs w:val="22"/>
        </w:rPr>
      </w:pPr>
    </w:p>
    <w:p w14:paraId="05981169" w14:textId="77777777" w:rsidR="00724AF3" w:rsidRDefault="00724AF3" w:rsidP="00180CD2">
      <w:pPr>
        <w:spacing w:after="0"/>
        <w:rPr>
          <w:rFonts w:ascii="Times New Roman" w:eastAsia="Times New Roman" w:hAnsi="Times New Roman" w:cs="Times New Roman"/>
          <w:i w:val="0"/>
          <w:sz w:val="22"/>
          <w:szCs w:val="22"/>
        </w:rPr>
      </w:pPr>
    </w:p>
    <w:p w14:paraId="063E41EB" w14:textId="77777777" w:rsidR="00724AF3" w:rsidRDefault="00724AF3" w:rsidP="00180CD2">
      <w:pPr>
        <w:spacing w:after="0"/>
        <w:rPr>
          <w:rFonts w:ascii="Times New Roman" w:eastAsia="Times New Roman" w:hAnsi="Times New Roman" w:cs="Times New Roman"/>
          <w:i w:val="0"/>
          <w:sz w:val="22"/>
          <w:szCs w:val="22"/>
        </w:rPr>
      </w:pPr>
    </w:p>
    <w:p w14:paraId="74BF1B09" w14:textId="77777777" w:rsidR="00724AF3" w:rsidRDefault="00724AF3" w:rsidP="00180CD2">
      <w:pPr>
        <w:spacing w:after="0"/>
        <w:rPr>
          <w:rFonts w:ascii="Times New Roman" w:eastAsia="Times New Roman" w:hAnsi="Times New Roman" w:cs="Times New Roman"/>
          <w:i w:val="0"/>
          <w:sz w:val="22"/>
          <w:szCs w:val="22"/>
        </w:rPr>
      </w:pPr>
    </w:p>
    <w:p w14:paraId="7453150C" w14:textId="77777777" w:rsidR="00724AF3" w:rsidRDefault="00724AF3" w:rsidP="00180CD2">
      <w:pPr>
        <w:spacing w:after="0"/>
        <w:rPr>
          <w:rFonts w:ascii="Times New Roman" w:eastAsia="Times New Roman" w:hAnsi="Times New Roman" w:cs="Times New Roman"/>
          <w:i w:val="0"/>
          <w:sz w:val="22"/>
          <w:szCs w:val="22"/>
        </w:rPr>
      </w:pPr>
    </w:p>
    <w:p w14:paraId="79D1901C" w14:textId="77777777" w:rsidR="00724AF3" w:rsidRDefault="00724AF3" w:rsidP="00180CD2">
      <w:pPr>
        <w:spacing w:after="0"/>
        <w:rPr>
          <w:rFonts w:ascii="Times New Roman" w:eastAsia="Times New Roman" w:hAnsi="Times New Roman" w:cs="Times New Roman"/>
          <w:i w:val="0"/>
          <w:sz w:val="22"/>
          <w:szCs w:val="22"/>
        </w:rPr>
      </w:pPr>
    </w:p>
    <w:p w14:paraId="4886E6BB" w14:textId="77777777" w:rsidR="00724AF3" w:rsidRDefault="00724AF3" w:rsidP="00180CD2">
      <w:pPr>
        <w:spacing w:after="0"/>
        <w:rPr>
          <w:rFonts w:ascii="Times New Roman" w:eastAsia="Times New Roman" w:hAnsi="Times New Roman" w:cs="Times New Roman"/>
          <w:i w:val="0"/>
          <w:sz w:val="22"/>
          <w:szCs w:val="22"/>
        </w:rPr>
      </w:pPr>
    </w:p>
    <w:p w14:paraId="2E49116E" w14:textId="77777777" w:rsidR="00724AF3" w:rsidRDefault="00724AF3" w:rsidP="00180CD2">
      <w:pPr>
        <w:spacing w:after="0"/>
        <w:rPr>
          <w:rFonts w:ascii="Times New Roman" w:eastAsia="Times New Roman" w:hAnsi="Times New Roman" w:cs="Times New Roman"/>
          <w:i w:val="0"/>
          <w:sz w:val="22"/>
          <w:szCs w:val="22"/>
        </w:rPr>
      </w:pPr>
    </w:p>
    <w:p w14:paraId="45969894" w14:textId="77777777" w:rsidR="00724AF3" w:rsidRDefault="00724AF3" w:rsidP="00180CD2">
      <w:pPr>
        <w:spacing w:after="0"/>
        <w:rPr>
          <w:rFonts w:ascii="Times New Roman" w:eastAsia="Times New Roman" w:hAnsi="Times New Roman" w:cs="Times New Roman"/>
          <w:i w:val="0"/>
          <w:sz w:val="22"/>
          <w:szCs w:val="22"/>
        </w:rPr>
      </w:pPr>
    </w:p>
    <w:p w14:paraId="63237191" w14:textId="77777777" w:rsidR="00724AF3" w:rsidRDefault="00724AF3" w:rsidP="00180CD2">
      <w:pPr>
        <w:spacing w:after="0"/>
        <w:rPr>
          <w:rFonts w:ascii="Times New Roman" w:eastAsia="Times New Roman" w:hAnsi="Times New Roman" w:cs="Times New Roman"/>
          <w:i w:val="0"/>
          <w:sz w:val="22"/>
          <w:szCs w:val="22"/>
        </w:rPr>
      </w:pPr>
    </w:p>
    <w:p w14:paraId="69B24D92" w14:textId="77777777" w:rsidR="00724AF3" w:rsidRDefault="00724AF3" w:rsidP="00180CD2">
      <w:pPr>
        <w:spacing w:after="0"/>
        <w:rPr>
          <w:rFonts w:ascii="Times New Roman" w:eastAsia="Times New Roman" w:hAnsi="Times New Roman" w:cs="Times New Roman"/>
          <w:i w:val="0"/>
          <w:sz w:val="22"/>
          <w:szCs w:val="22"/>
        </w:rPr>
      </w:pPr>
    </w:p>
    <w:p w14:paraId="33F1715F" w14:textId="77777777" w:rsidR="00724AF3" w:rsidRDefault="00724AF3" w:rsidP="00180CD2">
      <w:pPr>
        <w:spacing w:after="0"/>
        <w:rPr>
          <w:rFonts w:ascii="Times New Roman" w:eastAsia="Times New Roman" w:hAnsi="Times New Roman" w:cs="Times New Roman"/>
          <w:i w:val="0"/>
          <w:sz w:val="22"/>
          <w:szCs w:val="22"/>
        </w:rPr>
      </w:pPr>
    </w:p>
    <w:p w14:paraId="5264B7A8" w14:textId="77777777" w:rsidR="00724AF3" w:rsidRDefault="00724AF3" w:rsidP="00180CD2">
      <w:pPr>
        <w:spacing w:after="0"/>
        <w:rPr>
          <w:rFonts w:ascii="Times New Roman" w:eastAsia="Times New Roman" w:hAnsi="Times New Roman" w:cs="Times New Roman"/>
          <w:i w:val="0"/>
          <w:sz w:val="22"/>
          <w:szCs w:val="22"/>
        </w:rPr>
      </w:pPr>
    </w:p>
    <w:p w14:paraId="358671DA" w14:textId="77777777" w:rsidR="00724AF3" w:rsidRDefault="00724AF3" w:rsidP="00180CD2">
      <w:pPr>
        <w:spacing w:after="0"/>
        <w:rPr>
          <w:rFonts w:ascii="Times New Roman" w:eastAsia="Times New Roman" w:hAnsi="Times New Roman" w:cs="Times New Roman"/>
          <w:i w:val="0"/>
          <w:sz w:val="22"/>
          <w:szCs w:val="22"/>
        </w:rPr>
      </w:pPr>
    </w:p>
    <w:p w14:paraId="52C17B68" w14:textId="77777777" w:rsidR="00724AF3" w:rsidRDefault="00724AF3" w:rsidP="00180CD2">
      <w:pPr>
        <w:spacing w:after="0"/>
        <w:rPr>
          <w:rFonts w:ascii="Times New Roman" w:eastAsia="Times New Roman" w:hAnsi="Times New Roman" w:cs="Times New Roman"/>
          <w:i w:val="0"/>
          <w:sz w:val="22"/>
          <w:szCs w:val="22"/>
        </w:rPr>
      </w:pPr>
    </w:p>
    <w:p w14:paraId="45BC8AA4" w14:textId="77777777" w:rsidR="00724AF3" w:rsidRDefault="00724AF3" w:rsidP="00180CD2">
      <w:pPr>
        <w:spacing w:after="0"/>
        <w:rPr>
          <w:rFonts w:ascii="Times New Roman" w:eastAsia="Times New Roman" w:hAnsi="Times New Roman" w:cs="Times New Roman"/>
          <w:i w:val="0"/>
          <w:sz w:val="22"/>
          <w:szCs w:val="22"/>
        </w:rPr>
      </w:pPr>
    </w:p>
    <w:p w14:paraId="6EB9AE72" w14:textId="77777777" w:rsidR="00724AF3" w:rsidRDefault="00724AF3" w:rsidP="00180CD2">
      <w:pPr>
        <w:spacing w:after="0"/>
        <w:rPr>
          <w:rFonts w:ascii="Times New Roman" w:eastAsia="Times New Roman" w:hAnsi="Times New Roman" w:cs="Times New Roman"/>
          <w:i w:val="0"/>
          <w:sz w:val="22"/>
          <w:szCs w:val="22"/>
        </w:rPr>
      </w:pPr>
    </w:p>
    <w:p w14:paraId="41F44F37" w14:textId="77777777" w:rsidR="00724AF3" w:rsidRDefault="00724AF3" w:rsidP="00180CD2">
      <w:pPr>
        <w:spacing w:after="0"/>
        <w:rPr>
          <w:rFonts w:ascii="Times New Roman" w:eastAsia="Times New Roman" w:hAnsi="Times New Roman" w:cs="Times New Roman"/>
          <w:i w:val="0"/>
          <w:sz w:val="22"/>
          <w:szCs w:val="22"/>
        </w:rPr>
      </w:pPr>
    </w:p>
    <w:p w14:paraId="2D6734D0" w14:textId="77777777" w:rsidR="00724AF3" w:rsidRDefault="00724AF3" w:rsidP="00180CD2">
      <w:pPr>
        <w:spacing w:after="0"/>
        <w:rPr>
          <w:rFonts w:ascii="Times New Roman" w:eastAsia="Times New Roman" w:hAnsi="Times New Roman" w:cs="Times New Roman"/>
          <w:i w:val="0"/>
          <w:sz w:val="22"/>
          <w:szCs w:val="22"/>
        </w:rPr>
      </w:pPr>
    </w:p>
    <w:p w14:paraId="24E25600" w14:textId="77777777" w:rsidR="00724AF3" w:rsidRDefault="00724AF3" w:rsidP="00180CD2">
      <w:pPr>
        <w:spacing w:after="0"/>
        <w:rPr>
          <w:rFonts w:ascii="Times New Roman" w:eastAsia="Times New Roman" w:hAnsi="Times New Roman" w:cs="Times New Roman"/>
          <w:i w:val="0"/>
          <w:sz w:val="22"/>
          <w:szCs w:val="22"/>
        </w:rPr>
      </w:pPr>
    </w:p>
    <w:p w14:paraId="0BAC998C" w14:textId="77777777" w:rsidR="00724AF3" w:rsidRDefault="00724AF3" w:rsidP="00180CD2">
      <w:pPr>
        <w:spacing w:after="0"/>
        <w:rPr>
          <w:rFonts w:ascii="Times New Roman" w:eastAsia="Times New Roman" w:hAnsi="Times New Roman" w:cs="Times New Roman"/>
          <w:i w:val="0"/>
          <w:sz w:val="22"/>
          <w:szCs w:val="22"/>
        </w:rPr>
      </w:pPr>
    </w:p>
    <w:p w14:paraId="3394D812" w14:textId="77777777" w:rsidR="00724AF3" w:rsidRDefault="00724AF3" w:rsidP="00180CD2">
      <w:pPr>
        <w:spacing w:after="0"/>
        <w:rPr>
          <w:rFonts w:ascii="Times New Roman" w:eastAsia="Times New Roman" w:hAnsi="Times New Roman" w:cs="Times New Roman"/>
          <w:i w:val="0"/>
          <w:sz w:val="22"/>
          <w:szCs w:val="22"/>
        </w:rPr>
      </w:pPr>
    </w:p>
    <w:p w14:paraId="4A5D4938" w14:textId="77777777" w:rsidR="00724AF3" w:rsidRDefault="00724AF3" w:rsidP="00180CD2">
      <w:pPr>
        <w:spacing w:after="0"/>
        <w:rPr>
          <w:rFonts w:ascii="Times New Roman" w:eastAsia="Times New Roman" w:hAnsi="Times New Roman" w:cs="Times New Roman"/>
          <w:i w:val="0"/>
          <w:sz w:val="22"/>
          <w:szCs w:val="22"/>
        </w:rPr>
      </w:pPr>
    </w:p>
    <w:p w14:paraId="53A3E26A" w14:textId="77777777" w:rsidR="00724AF3" w:rsidRDefault="00724AF3" w:rsidP="00180CD2">
      <w:pPr>
        <w:spacing w:after="0"/>
        <w:rPr>
          <w:rFonts w:ascii="Times New Roman" w:eastAsia="Times New Roman" w:hAnsi="Times New Roman" w:cs="Times New Roman"/>
          <w:i w:val="0"/>
          <w:sz w:val="22"/>
          <w:szCs w:val="22"/>
        </w:rPr>
      </w:pPr>
    </w:p>
    <w:p w14:paraId="0362BEB1" w14:textId="77777777" w:rsidR="00724AF3" w:rsidRDefault="00724AF3" w:rsidP="00180CD2">
      <w:pPr>
        <w:spacing w:after="0"/>
        <w:rPr>
          <w:rFonts w:ascii="Times New Roman" w:eastAsia="Times New Roman" w:hAnsi="Times New Roman" w:cs="Times New Roman"/>
          <w:i w:val="0"/>
          <w:sz w:val="22"/>
          <w:szCs w:val="22"/>
        </w:rPr>
      </w:pPr>
    </w:p>
    <w:p w14:paraId="1D9630FB" w14:textId="77777777" w:rsidR="00724AF3" w:rsidRDefault="00724AF3" w:rsidP="00180CD2">
      <w:pPr>
        <w:spacing w:after="0"/>
        <w:rPr>
          <w:rFonts w:ascii="Times New Roman" w:eastAsia="Times New Roman" w:hAnsi="Times New Roman" w:cs="Times New Roman"/>
          <w:i w:val="0"/>
          <w:sz w:val="22"/>
          <w:szCs w:val="22"/>
        </w:rPr>
      </w:pPr>
    </w:p>
    <w:p w14:paraId="64D634F5" w14:textId="77777777" w:rsidR="00724AF3" w:rsidRDefault="00724AF3" w:rsidP="00180CD2">
      <w:pPr>
        <w:spacing w:after="0"/>
        <w:rPr>
          <w:rFonts w:ascii="Times New Roman" w:eastAsia="Times New Roman" w:hAnsi="Times New Roman" w:cs="Times New Roman"/>
          <w:i w:val="0"/>
          <w:sz w:val="22"/>
          <w:szCs w:val="22"/>
        </w:rPr>
      </w:pPr>
    </w:p>
    <w:p w14:paraId="74499254" w14:textId="77777777" w:rsidR="00724AF3" w:rsidRDefault="00724AF3" w:rsidP="00180CD2">
      <w:pPr>
        <w:spacing w:after="0"/>
        <w:rPr>
          <w:rFonts w:ascii="Times New Roman" w:eastAsia="Times New Roman" w:hAnsi="Times New Roman" w:cs="Times New Roman"/>
          <w:i w:val="0"/>
          <w:sz w:val="22"/>
          <w:szCs w:val="22"/>
        </w:rPr>
      </w:pPr>
    </w:p>
    <w:p w14:paraId="494EA6BB" w14:textId="77777777" w:rsidR="00724AF3" w:rsidRDefault="00724AF3" w:rsidP="00180CD2">
      <w:pPr>
        <w:spacing w:after="0"/>
        <w:rPr>
          <w:rFonts w:ascii="Times New Roman" w:eastAsia="Times New Roman" w:hAnsi="Times New Roman" w:cs="Times New Roman"/>
          <w:i w:val="0"/>
          <w:sz w:val="22"/>
          <w:szCs w:val="22"/>
        </w:rPr>
      </w:pPr>
    </w:p>
    <w:p w14:paraId="0676D38F" w14:textId="77777777" w:rsidR="00724AF3" w:rsidRDefault="00724AF3" w:rsidP="00180CD2">
      <w:pPr>
        <w:spacing w:after="0"/>
        <w:rPr>
          <w:rFonts w:ascii="Times New Roman" w:eastAsia="Times New Roman" w:hAnsi="Times New Roman" w:cs="Times New Roman"/>
          <w:i w:val="0"/>
          <w:sz w:val="22"/>
          <w:szCs w:val="22"/>
        </w:rPr>
      </w:pPr>
    </w:p>
    <w:p w14:paraId="40C6B76B" w14:textId="77777777" w:rsidR="00724AF3" w:rsidRDefault="00724AF3" w:rsidP="00180CD2">
      <w:pPr>
        <w:spacing w:after="0"/>
        <w:rPr>
          <w:rFonts w:ascii="Times New Roman" w:eastAsia="Times New Roman" w:hAnsi="Times New Roman" w:cs="Times New Roman"/>
          <w:i w:val="0"/>
          <w:sz w:val="22"/>
          <w:szCs w:val="22"/>
        </w:rPr>
      </w:pPr>
    </w:p>
    <w:p w14:paraId="56EB90F4" w14:textId="77777777" w:rsidR="00724AF3" w:rsidRDefault="00724AF3" w:rsidP="00180CD2">
      <w:pPr>
        <w:spacing w:after="0"/>
        <w:rPr>
          <w:rFonts w:ascii="Times New Roman" w:eastAsia="Times New Roman" w:hAnsi="Times New Roman" w:cs="Times New Roman"/>
          <w:i w:val="0"/>
          <w:sz w:val="22"/>
          <w:szCs w:val="22"/>
        </w:rPr>
      </w:pPr>
    </w:p>
    <w:p w14:paraId="6C7716CE" w14:textId="77777777" w:rsidR="00724AF3" w:rsidRDefault="00724AF3" w:rsidP="00180CD2">
      <w:pPr>
        <w:spacing w:after="0"/>
        <w:rPr>
          <w:rFonts w:ascii="Times New Roman" w:eastAsia="Times New Roman" w:hAnsi="Times New Roman" w:cs="Times New Roman"/>
          <w:i w:val="0"/>
          <w:sz w:val="22"/>
          <w:szCs w:val="22"/>
        </w:rPr>
      </w:pPr>
    </w:p>
    <w:p w14:paraId="7C74B330" w14:textId="77777777" w:rsidR="00724AF3" w:rsidRDefault="00724AF3" w:rsidP="00180CD2">
      <w:pPr>
        <w:spacing w:after="0"/>
        <w:rPr>
          <w:rFonts w:ascii="Times New Roman" w:eastAsia="Times New Roman" w:hAnsi="Times New Roman" w:cs="Times New Roman"/>
          <w:i w:val="0"/>
          <w:sz w:val="22"/>
          <w:szCs w:val="22"/>
        </w:rPr>
      </w:pPr>
    </w:p>
    <w:p w14:paraId="5DFE97F2" w14:textId="77777777" w:rsidR="00724AF3" w:rsidRDefault="00724AF3" w:rsidP="00180CD2">
      <w:pPr>
        <w:spacing w:after="0"/>
        <w:rPr>
          <w:rFonts w:ascii="Times New Roman" w:eastAsia="Times New Roman" w:hAnsi="Times New Roman" w:cs="Times New Roman"/>
          <w:i w:val="0"/>
          <w:sz w:val="22"/>
          <w:szCs w:val="22"/>
        </w:rPr>
      </w:pPr>
    </w:p>
    <w:p w14:paraId="350A4F1E" w14:textId="77777777" w:rsidR="00724AF3" w:rsidRDefault="00724AF3" w:rsidP="00180CD2">
      <w:pPr>
        <w:spacing w:after="0"/>
        <w:rPr>
          <w:rFonts w:ascii="Times New Roman" w:eastAsia="Times New Roman" w:hAnsi="Times New Roman" w:cs="Times New Roman"/>
          <w:i w:val="0"/>
          <w:sz w:val="22"/>
          <w:szCs w:val="22"/>
        </w:rPr>
      </w:pPr>
    </w:p>
    <w:p w14:paraId="35308BFF" w14:textId="77777777" w:rsidR="00724AF3" w:rsidRDefault="00724AF3" w:rsidP="00180CD2">
      <w:pPr>
        <w:spacing w:after="0"/>
        <w:rPr>
          <w:rFonts w:ascii="Times New Roman" w:eastAsia="Times New Roman" w:hAnsi="Times New Roman" w:cs="Times New Roman"/>
          <w:i w:val="0"/>
          <w:sz w:val="22"/>
          <w:szCs w:val="22"/>
        </w:rPr>
      </w:pPr>
    </w:p>
    <w:p w14:paraId="60D920B4" w14:textId="77777777" w:rsidR="00724AF3" w:rsidRDefault="00724AF3" w:rsidP="00180CD2">
      <w:pPr>
        <w:spacing w:after="0"/>
        <w:rPr>
          <w:rFonts w:ascii="Times New Roman" w:eastAsia="Times New Roman" w:hAnsi="Times New Roman" w:cs="Times New Roman"/>
          <w:i w:val="0"/>
          <w:sz w:val="22"/>
          <w:szCs w:val="22"/>
        </w:rPr>
      </w:pPr>
    </w:p>
    <w:p w14:paraId="1D7A1C40" w14:textId="77777777" w:rsidR="00724AF3" w:rsidRDefault="00724AF3" w:rsidP="00180CD2">
      <w:pPr>
        <w:spacing w:after="0"/>
        <w:rPr>
          <w:rFonts w:ascii="Times New Roman" w:eastAsia="Times New Roman" w:hAnsi="Times New Roman" w:cs="Times New Roman"/>
          <w:i w:val="0"/>
          <w:sz w:val="22"/>
          <w:szCs w:val="22"/>
        </w:rPr>
      </w:pPr>
    </w:p>
    <w:p w14:paraId="7048350F" w14:textId="77777777" w:rsidR="00724AF3" w:rsidRDefault="00724AF3" w:rsidP="00180CD2">
      <w:pPr>
        <w:spacing w:after="0"/>
        <w:rPr>
          <w:rFonts w:ascii="Times New Roman" w:eastAsia="Times New Roman" w:hAnsi="Times New Roman" w:cs="Times New Roman"/>
          <w:i w:val="0"/>
          <w:sz w:val="22"/>
          <w:szCs w:val="22"/>
        </w:rPr>
      </w:pPr>
    </w:p>
    <w:p w14:paraId="34D9A40E" w14:textId="77777777" w:rsidR="00724AF3" w:rsidRDefault="00724AF3" w:rsidP="00180CD2">
      <w:pPr>
        <w:spacing w:after="0"/>
        <w:rPr>
          <w:rFonts w:ascii="Times New Roman" w:eastAsia="Times New Roman" w:hAnsi="Times New Roman" w:cs="Times New Roman"/>
          <w:i w:val="0"/>
          <w:sz w:val="22"/>
          <w:szCs w:val="22"/>
        </w:rPr>
      </w:pPr>
    </w:p>
    <w:p w14:paraId="2F916E81" w14:textId="77777777" w:rsidR="00724AF3" w:rsidRDefault="00724AF3" w:rsidP="00180CD2">
      <w:pPr>
        <w:spacing w:after="0"/>
        <w:rPr>
          <w:rFonts w:ascii="Times New Roman" w:eastAsia="Times New Roman" w:hAnsi="Times New Roman" w:cs="Times New Roman"/>
          <w:i w:val="0"/>
          <w:sz w:val="22"/>
          <w:szCs w:val="22"/>
        </w:rPr>
      </w:pPr>
    </w:p>
    <w:p w14:paraId="05850567" w14:textId="77777777" w:rsidR="00724AF3" w:rsidRDefault="00724AF3" w:rsidP="00180CD2">
      <w:pPr>
        <w:spacing w:after="0"/>
        <w:rPr>
          <w:rFonts w:ascii="Times New Roman" w:eastAsia="Times New Roman" w:hAnsi="Times New Roman" w:cs="Times New Roman"/>
          <w:i w:val="0"/>
          <w:sz w:val="22"/>
          <w:szCs w:val="22"/>
        </w:rPr>
      </w:pPr>
    </w:p>
    <w:p w14:paraId="680B190C" w14:textId="77777777" w:rsidR="00724AF3" w:rsidRDefault="00724AF3" w:rsidP="00180CD2">
      <w:pPr>
        <w:spacing w:after="0"/>
        <w:rPr>
          <w:rFonts w:ascii="Times New Roman" w:eastAsia="Times New Roman" w:hAnsi="Times New Roman" w:cs="Times New Roman"/>
          <w:i w:val="0"/>
          <w:sz w:val="22"/>
          <w:szCs w:val="22"/>
        </w:rPr>
      </w:pPr>
    </w:p>
    <w:p w14:paraId="2B18A16F" w14:textId="77777777" w:rsidR="00724AF3" w:rsidRDefault="00724AF3" w:rsidP="00180CD2">
      <w:pPr>
        <w:spacing w:after="0"/>
        <w:rPr>
          <w:rFonts w:ascii="Times New Roman" w:eastAsia="Times New Roman" w:hAnsi="Times New Roman" w:cs="Times New Roman"/>
          <w:i w:val="0"/>
          <w:sz w:val="22"/>
          <w:szCs w:val="22"/>
        </w:rPr>
      </w:pPr>
    </w:p>
    <w:p w14:paraId="77A9E5D8" w14:textId="77777777" w:rsidR="00724AF3" w:rsidRDefault="00724AF3" w:rsidP="00180CD2">
      <w:pPr>
        <w:spacing w:after="0"/>
        <w:rPr>
          <w:rFonts w:ascii="Times New Roman" w:eastAsia="Times New Roman" w:hAnsi="Times New Roman" w:cs="Times New Roman"/>
          <w:i w:val="0"/>
          <w:sz w:val="22"/>
          <w:szCs w:val="22"/>
        </w:rPr>
      </w:pPr>
    </w:p>
    <w:p w14:paraId="7159AA44" w14:textId="77777777" w:rsidR="00724AF3" w:rsidRDefault="00724AF3" w:rsidP="00180CD2">
      <w:pPr>
        <w:spacing w:after="0"/>
        <w:rPr>
          <w:rFonts w:ascii="Times New Roman" w:eastAsia="Times New Roman" w:hAnsi="Times New Roman" w:cs="Times New Roman"/>
          <w:i w:val="0"/>
          <w:sz w:val="22"/>
          <w:szCs w:val="22"/>
        </w:rPr>
      </w:pPr>
    </w:p>
    <w:p w14:paraId="6B5CA32F" w14:textId="77777777" w:rsidR="00724AF3" w:rsidRDefault="00724AF3" w:rsidP="00180CD2">
      <w:pPr>
        <w:spacing w:after="0"/>
        <w:rPr>
          <w:rFonts w:ascii="Times New Roman" w:eastAsia="Times New Roman" w:hAnsi="Times New Roman" w:cs="Times New Roman"/>
          <w:i w:val="0"/>
          <w:sz w:val="22"/>
          <w:szCs w:val="22"/>
        </w:rPr>
      </w:pPr>
    </w:p>
    <w:p w14:paraId="36346510" w14:textId="77777777" w:rsidR="00724AF3" w:rsidRDefault="00724AF3" w:rsidP="00180CD2">
      <w:pPr>
        <w:spacing w:after="0"/>
        <w:rPr>
          <w:rFonts w:ascii="Times New Roman" w:eastAsia="Times New Roman" w:hAnsi="Times New Roman" w:cs="Times New Roman"/>
          <w:i w:val="0"/>
          <w:sz w:val="22"/>
          <w:szCs w:val="22"/>
        </w:rPr>
      </w:pPr>
    </w:p>
    <w:p w14:paraId="4B53AD20" w14:textId="77777777" w:rsidR="00724AF3" w:rsidRDefault="00724AF3" w:rsidP="00180CD2">
      <w:pPr>
        <w:spacing w:after="0"/>
        <w:rPr>
          <w:rFonts w:ascii="Times New Roman" w:eastAsia="Times New Roman" w:hAnsi="Times New Roman" w:cs="Times New Roman"/>
          <w:i w:val="0"/>
          <w:sz w:val="22"/>
          <w:szCs w:val="22"/>
        </w:rPr>
      </w:pPr>
    </w:p>
    <w:p w14:paraId="0D3ACF5D" w14:textId="77777777" w:rsidR="00724AF3" w:rsidRDefault="00724AF3" w:rsidP="00180CD2">
      <w:pPr>
        <w:spacing w:after="0"/>
        <w:rPr>
          <w:rFonts w:ascii="Times New Roman" w:eastAsia="Times New Roman" w:hAnsi="Times New Roman" w:cs="Times New Roman"/>
          <w:i w:val="0"/>
          <w:sz w:val="22"/>
          <w:szCs w:val="22"/>
        </w:rPr>
      </w:pPr>
    </w:p>
    <w:p w14:paraId="2720B813" w14:textId="77777777" w:rsidR="00724AF3" w:rsidRDefault="00724AF3" w:rsidP="00180CD2">
      <w:pPr>
        <w:spacing w:after="0"/>
        <w:rPr>
          <w:rFonts w:ascii="Times New Roman" w:eastAsia="Times New Roman" w:hAnsi="Times New Roman" w:cs="Times New Roman"/>
          <w:i w:val="0"/>
          <w:sz w:val="22"/>
          <w:szCs w:val="22"/>
        </w:rPr>
      </w:pPr>
    </w:p>
    <w:p w14:paraId="693C75F3" w14:textId="77777777" w:rsidR="00724AF3" w:rsidRDefault="00724AF3" w:rsidP="00180CD2">
      <w:pPr>
        <w:spacing w:after="0"/>
        <w:rPr>
          <w:rFonts w:ascii="Times New Roman" w:eastAsia="Times New Roman" w:hAnsi="Times New Roman" w:cs="Times New Roman"/>
          <w:i w:val="0"/>
          <w:sz w:val="22"/>
          <w:szCs w:val="22"/>
        </w:rPr>
      </w:pPr>
    </w:p>
    <w:p w14:paraId="5B6070A1" w14:textId="77777777" w:rsidR="00724AF3" w:rsidRDefault="00724AF3" w:rsidP="00180CD2">
      <w:pPr>
        <w:spacing w:after="0"/>
        <w:rPr>
          <w:rFonts w:ascii="Times New Roman" w:eastAsia="Times New Roman" w:hAnsi="Times New Roman" w:cs="Times New Roman"/>
          <w:i w:val="0"/>
          <w:sz w:val="22"/>
          <w:szCs w:val="22"/>
        </w:rPr>
      </w:pPr>
    </w:p>
    <w:p w14:paraId="75908FBF" w14:textId="77777777" w:rsidR="00724AF3" w:rsidRDefault="00724AF3" w:rsidP="00180CD2">
      <w:pPr>
        <w:spacing w:after="0"/>
        <w:rPr>
          <w:rFonts w:ascii="Times New Roman" w:eastAsia="Times New Roman" w:hAnsi="Times New Roman" w:cs="Times New Roman"/>
          <w:i w:val="0"/>
          <w:sz w:val="22"/>
          <w:szCs w:val="22"/>
        </w:rPr>
      </w:pPr>
    </w:p>
    <w:p w14:paraId="5DADB685" w14:textId="77777777" w:rsidR="00724AF3" w:rsidRDefault="00724AF3" w:rsidP="00180CD2">
      <w:pPr>
        <w:spacing w:after="0"/>
        <w:rPr>
          <w:rFonts w:ascii="Times New Roman" w:eastAsia="Times New Roman" w:hAnsi="Times New Roman" w:cs="Times New Roman"/>
          <w:i w:val="0"/>
          <w:sz w:val="22"/>
          <w:szCs w:val="22"/>
        </w:rPr>
      </w:pPr>
    </w:p>
    <w:p w14:paraId="6DC317CA" w14:textId="77777777" w:rsidR="00724AF3" w:rsidRDefault="00724AF3" w:rsidP="00180CD2">
      <w:pPr>
        <w:spacing w:after="0"/>
        <w:rPr>
          <w:rFonts w:ascii="Times New Roman" w:eastAsia="Times New Roman" w:hAnsi="Times New Roman" w:cs="Times New Roman"/>
          <w:i w:val="0"/>
          <w:sz w:val="22"/>
          <w:szCs w:val="22"/>
        </w:rPr>
      </w:pPr>
    </w:p>
    <w:p w14:paraId="45BFE68C" w14:textId="77777777" w:rsidR="00724AF3" w:rsidRDefault="00724AF3" w:rsidP="00180CD2">
      <w:pPr>
        <w:spacing w:after="0"/>
        <w:rPr>
          <w:rFonts w:ascii="Times New Roman" w:eastAsia="Times New Roman" w:hAnsi="Times New Roman" w:cs="Times New Roman"/>
          <w:i w:val="0"/>
          <w:sz w:val="22"/>
          <w:szCs w:val="22"/>
        </w:rPr>
      </w:pPr>
    </w:p>
    <w:p w14:paraId="08F2A137" w14:textId="77777777" w:rsidR="00724AF3" w:rsidRDefault="00724AF3" w:rsidP="00180CD2">
      <w:pPr>
        <w:spacing w:after="0"/>
        <w:rPr>
          <w:rFonts w:ascii="Times New Roman" w:eastAsia="Times New Roman" w:hAnsi="Times New Roman" w:cs="Times New Roman"/>
          <w:i w:val="0"/>
          <w:sz w:val="22"/>
          <w:szCs w:val="22"/>
        </w:rPr>
      </w:pPr>
    </w:p>
    <w:p w14:paraId="56B76F53" w14:textId="77777777" w:rsidR="00724AF3" w:rsidRDefault="00724AF3" w:rsidP="00180CD2">
      <w:pPr>
        <w:spacing w:after="0"/>
        <w:rPr>
          <w:rFonts w:ascii="Times New Roman" w:eastAsia="Times New Roman" w:hAnsi="Times New Roman" w:cs="Times New Roman"/>
          <w:i w:val="0"/>
          <w:sz w:val="22"/>
          <w:szCs w:val="22"/>
        </w:rPr>
      </w:pPr>
    </w:p>
    <w:p w14:paraId="0C3C5F64" w14:textId="77777777" w:rsidR="00724AF3" w:rsidRDefault="00724AF3" w:rsidP="00180CD2">
      <w:pPr>
        <w:spacing w:after="0"/>
        <w:rPr>
          <w:rFonts w:ascii="Times New Roman" w:eastAsia="Times New Roman" w:hAnsi="Times New Roman" w:cs="Times New Roman"/>
          <w:i w:val="0"/>
          <w:sz w:val="22"/>
          <w:szCs w:val="22"/>
        </w:rPr>
      </w:pPr>
    </w:p>
    <w:p w14:paraId="208F858F" w14:textId="77777777" w:rsidR="00724AF3" w:rsidRDefault="00724AF3" w:rsidP="00180CD2">
      <w:pPr>
        <w:spacing w:after="0"/>
        <w:rPr>
          <w:rFonts w:ascii="Times New Roman" w:eastAsia="Times New Roman" w:hAnsi="Times New Roman" w:cs="Times New Roman"/>
          <w:i w:val="0"/>
          <w:sz w:val="22"/>
          <w:szCs w:val="22"/>
        </w:rPr>
      </w:pPr>
    </w:p>
    <w:p w14:paraId="4BA80179" w14:textId="77777777" w:rsidR="00724AF3" w:rsidRDefault="00724AF3" w:rsidP="00180CD2">
      <w:pPr>
        <w:spacing w:after="0"/>
        <w:rPr>
          <w:rFonts w:ascii="Times New Roman" w:eastAsia="Times New Roman" w:hAnsi="Times New Roman" w:cs="Times New Roman"/>
          <w:i w:val="0"/>
          <w:sz w:val="22"/>
          <w:szCs w:val="22"/>
        </w:rPr>
      </w:pPr>
    </w:p>
    <w:p w14:paraId="405998FE" w14:textId="77777777" w:rsidR="00724AF3" w:rsidRDefault="00724AF3" w:rsidP="00180CD2">
      <w:pPr>
        <w:spacing w:after="0"/>
        <w:rPr>
          <w:rFonts w:ascii="Times New Roman" w:eastAsia="Times New Roman" w:hAnsi="Times New Roman" w:cs="Times New Roman"/>
          <w:i w:val="0"/>
          <w:sz w:val="22"/>
          <w:szCs w:val="22"/>
        </w:rPr>
      </w:pPr>
    </w:p>
    <w:p w14:paraId="1F639E22" w14:textId="77777777" w:rsidR="00724AF3" w:rsidRDefault="00724AF3" w:rsidP="00180CD2">
      <w:pPr>
        <w:spacing w:after="0"/>
        <w:rPr>
          <w:rFonts w:ascii="Times New Roman" w:eastAsia="Times New Roman" w:hAnsi="Times New Roman" w:cs="Times New Roman"/>
          <w:i w:val="0"/>
          <w:sz w:val="22"/>
          <w:szCs w:val="22"/>
        </w:rPr>
      </w:pPr>
    </w:p>
    <w:p w14:paraId="274947B3" w14:textId="77777777" w:rsidR="00724AF3" w:rsidRDefault="00724AF3" w:rsidP="00180CD2">
      <w:pPr>
        <w:spacing w:after="0"/>
        <w:rPr>
          <w:rFonts w:ascii="Times New Roman" w:eastAsia="Times New Roman" w:hAnsi="Times New Roman" w:cs="Times New Roman"/>
          <w:i w:val="0"/>
          <w:sz w:val="22"/>
          <w:szCs w:val="22"/>
        </w:rPr>
      </w:pPr>
    </w:p>
    <w:p w14:paraId="43281E75" w14:textId="77777777" w:rsidR="00724AF3" w:rsidRDefault="00724AF3" w:rsidP="00180CD2">
      <w:pPr>
        <w:spacing w:after="0"/>
        <w:rPr>
          <w:rFonts w:ascii="Times New Roman" w:eastAsia="Times New Roman" w:hAnsi="Times New Roman" w:cs="Times New Roman"/>
          <w:i w:val="0"/>
          <w:sz w:val="22"/>
          <w:szCs w:val="22"/>
        </w:rPr>
      </w:pPr>
    </w:p>
    <w:p w14:paraId="2F55AC2C" w14:textId="77777777" w:rsidR="00724AF3" w:rsidRDefault="00724AF3" w:rsidP="00180CD2">
      <w:pPr>
        <w:spacing w:after="0"/>
        <w:rPr>
          <w:rFonts w:ascii="Times New Roman" w:eastAsia="Times New Roman" w:hAnsi="Times New Roman" w:cs="Times New Roman"/>
          <w:i w:val="0"/>
          <w:sz w:val="22"/>
          <w:szCs w:val="22"/>
        </w:rPr>
      </w:pPr>
    </w:p>
    <w:p w14:paraId="105F9F0E" w14:textId="77777777" w:rsidR="00724AF3" w:rsidRDefault="00724AF3" w:rsidP="00180CD2">
      <w:pPr>
        <w:spacing w:after="0"/>
        <w:rPr>
          <w:rFonts w:ascii="Times New Roman" w:eastAsia="Times New Roman" w:hAnsi="Times New Roman" w:cs="Times New Roman"/>
          <w:i w:val="0"/>
          <w:sz w:val="22"/>
          <w:szCs w:val="22"/>
        </w:rPr>
      </w:pPr>
    </w:p>
    <w:p w14:paraId="367516A8" w14:textId="77777777" w:rsidR="00724AF3" w:rsidRDefault="00724AF3" w:rsidP="00180CD2">
      <w:pPr>
        <w:spacing w:after="0"/>
        <w:rPr>
          <w:rFonts w:ascii="Times New Roman" w:eastAsia="Times New Roman" w:hAnsi="Times New Roman" w:cs="Times New Roman"/>
          <w:i w:val="0"/>
          <w:sz w:val="22"/>
          <w:szCs w:val="22"/>
        </w:rPr>
      </w:pPr>
    </w:p>
    <w:p w14:paraId="3A5F2D10" w14:textId="77777777" w:rsidR="00724AF3" w:rsidRDefault="00724AF3" w:rsidP="00180CD2">
      <w:pPr>
        <w:spacing w:after="0"/>
        <w:rPr>
          <w:rFonts w:ascii="Times New Roman" w:eastAsia="Times New Roman" w:hAnsi="Times New Roman" w:cs="Times New Roman"/>
          <w:i w:val="0"/>
          <w:sz w:val="22"/>
          <w:szCs w:val="22"/>
        </w:rPr>
      </w:pPr>
    </w:p>
    <w:p w14:paraId="5EE051A2" w14:textId="77777777" w:rsidR="00724AF3" w:rsidRDefault="00724AF3" w:rsidP="00180CD2">
      <w:pPr>
        <w:spacing w:after="0"/>
        <w:rPr>
          <w:rFonts w:ascii="Times New Roman" w:eastAsia="Times New Roman" w:hAnsi="Times New Roman" w:cs="Times New Roman"/>
          <w:i w:val="0"/>
          <w:sz w:val="22"/>
          <w:szCs w:val="22"/>
        </w:rPr>
      </w:pPr>
    </w:p>
    <w:p w14:paraId="03AC8CD7" w14:textId="77777777" w:rsidR="00724AF3" w:rsidRDefault="00724AF3" w:rsidP="00180CD2">
      <w:pPr>
        <w:spacing w:after="0"/>
        <w:rPr>
          <w:rFonts w:ascii="Times New Roman" w:eastAsia="Times New Roman" w:hAnsi="Times New Roman" w:cs="Times New Roman"/>
          <w:i w:val="0"/>
          <w:sz w:val="22"/>
          <w:szCs w:val="22"/>
        </w:rPr>
      </w:pPr>
    </w:p>
    <w:p w14:paraId="5C974E8B" w14:textId="77777777" w:rsidR="00724AF3" w:rsidRDefault="00724AF3" w:rsidP="00180CD2">
      <w:pPr>
        <w:spacing w:after="0"/>
        <w:rPr>
          <w:rFonts w:ascii="Times New Roman" w:eastAsia="Times New Roman" w:hAnsi="Times New Roman" w:cs="Times New Roman"/>
          <w:i w:val="0"/>
          <w:sz w:val="22"/>
          <w:szCs w:val="22"/>
        </w:rPr>
      </w:pPr>
    </w:p>
    <w:p w14:paraId="138B7AE1" w14:textId="77777777" w:rsidR="00724AF3" w:rsidRDefault="00724AF3" w:rsidP="00180CD2">
      <w:pPr>
        <w:spacing w:after="0"/>
        <w:rPr>
          <w:rFonts w:ascii="Times New Roman" w:eastAsia="Times New Roman" w:hAnsi="Times New Roman" w:cs="Times New Roman"/>
          <w:i w:val="0"/>
          <w:sz w:val="22"/>
          <w:szCs w:val="22"/>
        </w:rPr>
      </w:pPr>
    </w:p>
    <w:p w14:paraId="34F30977" w14:textId="77777777" w:rsidR="00724AF3" w:rsidRDefault="00724AF3" w:rsidP="00180CD2">
      <w:pPr>
        <w:spacing w:after="0"/>
        <w:rPr>
          <w:rFonts w:ascii="Times New Roman" w:eastAsia="Times New Roman" w:hAnsi="Times New Roman" w:cs="Times New Roman"/>
          <w:i w:val="0"/>
          <w:sz w:val="22"/>
          <w:szCs w:val="22"/>
        </w:rPr>
      </w:pPr>
    </w:p>
    <w:p w14:paraId="3A612B51" w14:textId="77777777" w:rsidR="00724AF3" w:rsidRDefault="00724AF3" w:rsidP="00180CD2">
      <w:pPr>
        <w:spacing w:after="0"/>
        <w:rPr>
          <w:rFonts w:ascii="Times New Roman" w:eastAsia="Times New Roman" w:hAnsi="Times New Roman" w:cs="Times New Roman"/>
          <w:i w:val="0"/>
          <w:sz w:val="22"/>
          <w:szCs w:val="22"/>
        </w:rPr>
      </w:pPr>
    </w:p>
    <w:p w14:paraId="4E448B16" w14:textId="77777777" w:rsidR="00724AF3" w:rsidRDefault="00724AF3" w:rsidP="00180CD2">
      <w:pPr>
        <w:spacing w:after="0"/>
        <w:rPr>
          <w:rFonts w:ascii="Times New Roman" w:eastAsia="Times New Roman" w:hAnsi="Times New Roman" w:cs="Times New Roman"/>
          <w:i w:val="0"/>
          <w:sz w:val="22"/>
          <w:szCs w:val="22"/>
        </w:rPr>
      </w:pPr>
    </w:p>
    <w:p w14:paraId="1806DBEB" w14:textId="77777777" w:rsidR="00724AF3" w:rsidRDefault="00724AF3" w:rsidP="00180CD2">
      <w:pPr>
        <w:spacing w:after="0"/>
        <w:rPr>
          <w:rFonts w:ascii="Times New Roman" w:eastAsia="Times New Roman" w:hAnsi="Times New Roman" w:cs="Times New Roman"/>
          <w:i w:val="0"/>
          <w:sz w:val="22"/>
          <w:szCs w:val="22"/>
        </w:rPr>
      </w:pPr>
    </w:p>
    <w:p w14:paraId="6A738ABA" w14:textId="77777777" w:rsidR="00724AF3" w:rsidRDefault="00724AF3" w:rsidP="00180CD2">
      <w:pPr>
        <w:spacing w:after="0"/>
        <w:rPr>
          <w:rFonts w:ascii="Times New Roman" w:eastAsia="Times New Roman" w:hAnsi="Times New Roman" w:cs="Times New Roman"/>
          <w:i w:val="0"/>
          <w:sz w:val="22"/>
          <w:szCs w:val="22"/>
        </w:rPr>
      </w:pPr>
    </w:p>
    <w:p w14:paraId="5DF1060E" w14:textId="77777777" w:rsidR="00724AF3" w:rsidRDefault="00724AF3" w:rsidP="00180CD2">
      <w:pPr>
        <w:spacing w:after="0"/>
        <w:rPr>
          <w:rFonts w:ascii="Times New Roman" w:eastAsia="Times New Roman" w:hAnsi="Times New Roman" w:cs="Times New Roman"/>
          <w:i w:val="0"/>
          <w:sz w:val="22"/>
          <w:szCs w:val="22"/>
        </w:rPr>
      </w:pPr>
    </w:p>
    <w:p w14:paraId="55AEB056" w14:textId="77777777" w:rsidR="00724AF3" w:rsidRDefault="00724AF3" w:rsidP="00180CD2">
      <w:pPr>
        <w:spacing w:after="0"/>
        <w:rPr>
          <w:rFonts w:ascii="Times New Roman" w:eastAsia="Times New Roman" w:hAnsi="Times New Roman" w:cs="Times New Roman"/>
          <w:i w:val="0"/>
          <w:sz w:val="22"/>
          <w:szCs w:val="22"/>
        </w:rPr>
      </w:pPr>
    </w:p>
    <w:p w14:paraId="564D47BF" w14:textId="77777777" w:rsidR="00724AF3" w:rsidRDefault="00724AF3" w:rsidP="00180CD2">
      <w:pPr>
        <w:spacing w:after="0"/>
        <w:rPr>
          <w:rFonts w:ascii="Times New Roman" w:eastAsia="Times New Roman" w:hAnsi="Times New Roman" w:cs="Times New Roman"/>
          <w:i w:val="0"/>
          <w:sz w:val="22"/>
          <w:szCs w:val="22"/>
        </w:rPr>
      </w:pPr>
    </w:p>
    <w:p w14:paraId="6D5072EB" w14:textId="77777777" w:rsidR="00724AF3" w:rsidRDefault="00724AF3" w:rsidP="00180CD2">
      <w:pPr>
        <w:spacing w:after="0"/>
        <w:rPr>
          <w:rFonts w:ascii="Times New Roman" w:eastAsia="Times New Roman" w:hAnsi="Times New Roman" w:cs="Times New Roman"/>
          <w:i w:val="0"/>
          <w:sz w:val="22"/>
          <w:szCs w:val="22"/>
        </w:rPr>
      </w:pPr>
    </w:p>
    <w:p w14:paraId="65BD88D8" w14:textId="77777777" w:rsidR="00724AF3" w:rsidRDefault="00724AF3" w:rsidP="00180CD2">
      <w:pPr>
        <w:spacing w:after="0"/>
        <w:rPr>
          <w:rFonts w:ascii="Times New Roman" w:eastAsia="Times New Roman" w:hAnsi="Times New Roman" w:cs="Times New Roman"/>
          <w:i w:val="0"/>
          <w:sz w:val="22"/>
          <w:szCs w:val="22"/>
        </w:rPr>
      </w:pPr>
    </w:p>
    <w:p w14:paraId="79A8D5E0" w14:textId="77777777" w:rsidR="00724AF3" w:rsidRDefault="00724AF3" w:rsidP="00180CD2">
      <w:pPr>
        <w:spacing w:after="0"/>
        <w:rPr>
          <w:rFonts w:ascii="Times New Roman" w:eastAsia="Times New Roman" w:hAnsi="Times New Roman" w:cs="Times New Roman"/>
          <w:i w:val="0"/>
          <w:sz w:val="22"/>
          <w:szCs w:val="22"/>
        </w:rPr>
      </w:pPr>
    </w:p>
    <w:p w14:paraId="783EE223" w14:textId="77777777" w:rsidR="00724AF3" w:rsidRDefault="00724AF3" w:rsidP="00180CD2">
      <w:pPr>
        <w:spacing w:after="0"/>
        <w:rPr>
          <w:rFonts w:ascii="Times New Roman" w:eastAsia="Times New Roman" w:hAnsi="Times New Roman" w:cs="Times New Roman"/>
          <w:i w:val="0"/>
          <w:sz w:val="22"/>
          <w:szCs w:val="22"/>
        </w:rPr>
      </w:pPr>
    </w:p>
    <w:p w14:paraId="1766C1C4" w14:textId="77777777" w:rsidR="00724AF3" w:rsidRDefault="00724AF3" w:rsidP="00180CD2">
      <w:pPr>
        <w:spacing w:after="0"/>
        <w:rPr>
          <w:rFonts w:ascii="Times New Roman" w:eastAsia="Times New Roman" w:hAnsi="Times New Roman" w:cs="Times New Roman"/>
          <w:i w:val="0"/>
          <w:sz w:val="22"/>
          <w:szCs w:val="22"/>
        </w:rPr>
      </w:pPr>
    </w:p>
    <w:p w14:paraId="743A4CE3" w14:textId="77777777" w:rsidR="00724AF3" w:rsidRDefault="00724AF3" w:rsidP="00180CD2">
      <w:pPr>
        <w:spacing w:after="0"/>
        <w:rPr>
          <w:rFonts w:ascii="Times New Roman" w:eastAsia="Times New Roman" w:hAnsi="Times New Roman" w:cs="Times New Roman"/>
          <w:i w:val="0"/>
          <w:sz w:val="22"/>
          <w:szCs w:val="22"/>
        </w:rPr>
      </w:pPr>
    </w:p>
    <w:p w14:paraId="74E2BB3B" w14:textId="77777777" w:rsidR="00724AF3" w:rsidRDefault="00724AF3" w:rsidP="00180CD2">
      <w:pPr>
        <w:spacing w:after="0"/>
        <w:rPr>
          <w:rFonts w:ascii="Times New Roman" w:eastAsia="Times New Roman" w:hAnsi="Times New Roman" w:cs="Times New Roman"/>
          <w:i w:val="0"/>
          <w:sz w:val="22"/>
          <w:szCs w:val="22"/>
        </w:rPr>
      </w:pPr>
    </w:p>
    <w:p w14:paraId="5E1AF815" w14:textId="77777777" w:rsidR="00724AF3" w:rsidRDefault="00724AF3" w:rsidP="00180CD2">
      <w:pPr>
        <w:spacing w:after="0"/>
        <w:rPr>
          <w:rFonts w:ascii="Times New Roman" w:eastAsia="Times New Roman" w:hAnsi="Times New Roman" w:cs="Times New Roman"/>
          <w:i w:val="0"/>
          <w:sz w:val="22"/>
          <w:szCs w:val="22"/>
        </w:rPr>
      </w:pPr>
    </w:p>
    <w:p w14:paraId="2665ED3D" w14:textId="77777777" w:rsidR="00724AF3" w:rsidRDefault="00724AF3" w:rsidP="00180CD2">
      <w:pPr>
        <w:spacing w:after="0"/>
        <w:rPr>
          <w:rFonts w:ascii="Times New Roman" w:eastAsia="Times New Roman" w:hAnsi="Times New Roman" w:cs="Times New Roman"/>
          <w:i w:val="0"/>
          <w:sz w:val="22"/>
          <w:szCs w:val="22"/>
        </w:rPr>
      </w:pPr>
    </w:p>
    <w:p w14:paraId="6C14EB52" w14:textId="77777777" w:rsidR="00724AF3" w:rsidRDefault="00724AF3" w:rsidP="00180CD2">
      <w:pPr>
        <w:spacing w:after="0"/>
        <w:rPr>
          <w:rFonts w:ascii="Times New Roman" w:eastAsia="Times New Roman" w:hAnsi="Times New Roman" w:cs="Times New Roman"/>
          <w:i w:val="0"/>
          <w:sz w:val="22"/>
          <w:szCs w:val="22"/>
        </w:rPr>
      </w:pPr>
    </w:p>
    <w:p w14:paraId="53F66E8B" w14:textId="77777777" w:rsidR="00724AF3" w:rsidRDefault="00724AF3" w:rsidP="00180CD2">
      <w:pPr>
        <w:spacing w:after="0"/>
        <w:rPr>
          <w:rFonts w:ascii="Times New Roman" w:eastAsia="Times New Roman" w:hAnsi="Times New Roman" w:cs="Times New Roman"/>
          <w:i w:val="0"/>
          <w:sz w:val="22"/>
          <w:szCs w:val="22"/>
        </w:rPr>
      </w:pPr>
    </w:p>
    <w:p w14:paraId="661B2F0C" w14:textId="77777777" w:rsidR="00724AF3" w:rsidRDefault="00724AF3" w:rsidP="00180CD2">
      <w:pPr>
        <w:spacing w:after="0"/>
        <w:rPr>
          <w:rFonts w:ascii="Times New Roman" w:eastAsia="Times New Roman" w:hAnsi="Times New Roman" w:cs="Times New Roman"/>
          <w:i w:val="0"/>
          <w:sz w:val="22"/>
          <w:szCs w:val="22"/>
        </w:rPr>
      </w:pPr>
    </w:p>
    <w:p w14:paraId="6CFB49D5" w14:textId="77777777" w:rsidR="00724AF3" w:rsidRDefault="00724AF3" w:rsidP="00180CD2">
      <w:pPr>
        <w:spacing w:after="0"/>
        <w:rPr>
          <w:rFonts w:ascii="Times New Roman" w:eastAsia="Times New Roman" w:hAnsi="Times New Roman" w:cs="Times New Roman"/>
          <w:i w:val="0"/>
          <w:sz w:val="22"/>
          <w:szCs w:val="22"/>
        </w:rPr>
      </w:pPr>
    </w:p>
    <w:p w14:paraId="2E5A85FC" w14:textId="77777777" w:rsidR="00724AF3" w:rsidRDefault="00724AF3" w:rsidP="00180CD2">
      <w:pPr>
        <w:spacing w:after="0"/>
        <w:rPr>
          <w:rFonts w:ascii="Times New Roman" w:eastAsia="Times New Roman" w:hAnsi="Times New Roman" w:cs="Times New Roman"/>
          <w:i w:val="0"/>
          <w:sz w:val="22"/>
          <w:szCs w:val="22"/>
        </w:rPr>
      </w:pPr>
    </w:p>
    <w:p w14:paraId="74D394D7" w14:textId="77777777" w:rsidR="00724AF3" w:rsidRDefault="00724AF3" w:rsidP="00180CD2">
      <w:pPr>
        <w:spacing w:after="0"/>
        <w:rPr>
          <w:rFonts w:ascii="Times New Roman" w:eastAsia="Times New Roman" w:hAnsi="Times New Roman" w:cs="Times New Roman"/>
          <w:i w:val="0"/>
          <w:sz w:val="22"/>
          <w:szCs w:val="22"/>
        </w:rPr>
      </w:pPr>
    </w:p>
    <w:p w14:paraId="09678967" w14:textId="77777777" w:rsidR="00724AF3" w:rsidRDefault="00724AF3" w:rsidP="00180CD2">
      <w:pPr>
        <w:spacing w:after="0"/>
        <w:rPr>
          <w:rFonts w:ascii="Times New Roman" w:eastAsia="Times New Roman" w:hAnsi="Times New Roman" w:cs="Times New Roman"/>
          <w:i w:val="0"/>
          <w:sz w:val="22"/>
          <w:szCs w:val="22"/>
        </w:rPr>
      </w:pPr>
    </w:p>
    <w:p w14:paraId="28706A0F" w14:textId="77777777" w:rsidR="00724AF3" w:rsidRDefault="00724AF3" w:rsidP="00180CD2">
      <w:pPr>
        <w:spacing w:after="0"/>
        <w:rPr>
          <w:rFonts w:ascii="Times New Roman" w:eastAsia="Times New Roman" w:hAnsi="Times New Roman" w:cs="Times New Roman"/>
          <w:i w:val="0"/>
          <w:sz w:val="22"/>
          <w:szCs w:val="22"/>
        </w:rPr>
      </w:pPr>
    </w:p>
    <w:p w14:paraId="7E655EDE" w14:textId="77777777" w:rsidR="00724AF3" w:rsidRDefault="00724AF3" w:rsidP="00180CD2">
      <w:pPr>
        <w:spacing w:after="0"/>
        <w:rPr>
          <w:rFonts w:ascii="Times New Roman" w:eastAsia="Times New Roman" w:hAnsi="Times New Roman" w:cs="Times New Roman"/>
          <w:i w:val="0"/>
          <w:sz w:val="22"/>
          <w:szCs w:val="22"/>
        </w:rPr>
      </w:pPr>
    </w:p>
    <w:p w14:paraId="0D05D67C" w14:textId="77777777" w:rsidR="00724AF3" w:rsidRDefault="00724AF3" w:rsidP="00180CD2">
      <w:pPr>
        <w:spacing w:after="0"/>
        <w:rPr>
          <w:rFonts w:ascii="Times New Roman" w:eastAsia="Times New Roman" w:hAnsi="Times New Roman" w:cs="Times New Roman"/>
          <w:i w:val="0"/>
          <w:sz w:val="22"/>
          <w:szCs w:val="22"/>
        </w:rPr>
      </w:pPr>
    </w:p>
    <w:p w14:paraId="4B2606D8" w14:textId="77777777" w:rsidR="00724AF3" w:rsidRDefault="00724AF3" w:rsidP="00180CD2">
      <w:pPr>
        <w:spacing w:after="0"/>
        <w:rPr>
          <w:rFonts w:ascii="Times New Roman" w:eastAsia="Times New Roman" w:hAnsi="Times New Roman" w:cs="Times New Roman"/>
          <w:i w:val="0"/>
          <w:sz w:val="22"/>
          <w:szCs w:val="22"/>
        </w:rPr>
      </w:pPr>
    </w:p>
    <w:p w14:paraId="40213F39" w14:textId="77777777" w:rsidR="00724AF3" w:rsidRDefault="00724AF3" w:rsidP="00180CD2">
      <w:pPr>
        <w:spacing w:after="0"/>
        <w:rPr>
          <w:rFonts w:ascii="Times New Roman" w:eastAsia="Times New Roman" w:hAnsi="Times New Roman" w:cs="Times New Roman"/>
          <w:i w:val="0"/>
          <w:sz w:val="22"/>
          <w:szCs w:val="22"/>
        </w:rPr>
      </w:pPr>
    </w:p>
    <w:p w14:paraId="03FB0771" w14:textId="77777777" w:rsidR="00724AF3" w:rsidRDefault="00724AF3" w:rsidP="00180CD2">
      <w:pPr>
        <w:spacing w:after="0"/>
        <w:rPr>
          <w:rFonts w:ascii="Times New Roman" w:eastAsia="Times New Roman" w:hAnsi="Times New Roman" w:cs="Times New Roman"/>
          <w:i w:val="0"/>
          <w:sz w:val="22"/>
          <w:szCs w:val="22"/>
        </w:rPr>
      </w:pPr>
    </w:p>
    <w:p w14:paraId="095C7866" w14:textId="77777777" w:rsidR="00724AF3" w:rsidRDefault="00724AF3" w:rsidP="00180CD2">
      <w:pPr>
        <w:spacing w:after="0"/>
        <w:rPr>
          <w:rFonts w:ascii="Times New Roman" w:eastAsia="Times New Roman" w:hAnsi="Times New Roman" w:cs="Times New Roman"/>
          <w:i w:val="0"/>
          <w:sz w:val="22"/>
          <w:szCs w:val="22"/>
        </w:rPr>
      </w:pPr>
    </w:p>
    <w:p w14:paraId="4175DC1F" w14:textId="77777777" w:rsidR="00724AF3" w:rsidRDefault="00724AF3" w:rsidP="00180CD2">
      <w:pPr>
        <w:spacing w:after="0"/>
        <w:rPr>
          <w:rFonts w:ascii="Times New Roman" w:eastAsia="Times New Roman" w:hAnsi="Times New Roman" w:cs="Times New Roman"/>
          <w:i w:val="0"/>
          <w:sz w:val="22"/>
          <w:szCs w:val="22"/>
        </w:rPr>
      </w:pPr>
    </w:p>
    <w:p w14:paraId="17412A5A" w14:textId="77777777" w:rsidR="00724AF3" w:rsidRDefault="00724AF3" w:rsidP="00180CD2">
      <w:pPr>
        <w:spacing w:after="0"/>
        <w:rPr>
          <w:rFonts w:ascii="Times New Roman" w:eastAsia="Times New Roman" w:hAnsi="Times New Roman" w:cs="Times New Roman"/>
          <w:i w:val="0"/>
          <w:sz w:val="22"/>
          <w:szCs w:val="22"/>
        </w:rPr>
      </w:pPr>
    </w:p>
    <w:p w14:paraId="0C1C2590" w14:textId="77777777" w:rsidR="00724AF3" w:rsidRDefault="00724AF3" w:rsidP="00180CD2">
      <w:pPr>
        <w:spacing w:after="0"/>
        <w:rPr>
          <w:rFonts w:ascii="Times New Roman" w:eastAsia="Times New Roman" w:hAnsi="Times New Roman" w:cs="Times New Roman"/>
          <w:i w:val="0"/>
          <w:sz w:val="22"/>
          <w:szCs w:val="22"/>
        </w:rPr>
      </w:pPr>
    </w:p>
    <w:p w14:paraId="732DFC8F" w14:textId="77777777" w:rsidR="00724AF3" w:rsidRDefault="00724AF3" w:rsidP="00180CD2">
      <w:pPr>
        <w:spacing w:after="0"/>
        <w:rPr>
          <w:rFonts w:ascii="Times New Roman" w:eastAsia="Times New Roman" w:hAnsi="Times New Roman" w:cs="Times New Roman"/>
          <w:i w:val="0"/>
          <w:sz w:val="22"/>
          <w:szCs w:val="22"/>
        </w:rPr>
      </w:pPr>
    </w:p>
    <w:p w14:paraId="76EA748A" w14:textId="77777777" w:rsidR="00724AF3" w:rsidRDefault="00724AF3" w:rsidP="00180CD2">
      <w:pPr>
        <w:spacing w:after="0"/>
        <w:rPr>
          <w:rFonts w:ascii="Times New Roman" w:eastAsia="Times New Roman" w:hAnsi="Times New Roman" w:cs="Times New Roman"/>
          <w:i w:val="0"/>
          <w:sz w:val="22"/>
          <w:szCs w:val="22"/>
        </w:rPr>
      </w:pPr>
    </w:p>
    <w:p w14:paraId="750BBFA1" w14:textId="77777777" w:rsidR="00724AF3" w:rsidRDefault="00724AF3" w:rsidP="00180CD2">
      <w:pPr>
        <w:spacing w:after="0"/>
        <w:rPr>
          <w:rFonts w:ascii="Times New Roman" w:eastAsia="Times New Roman" w:hAnsi="Times New Roman" w:cs="Times New Roman"/>
          <w:i w:val="0"/>
          <w:sz w:val="22"/>
          <w:szCs w:val="22"/>
        </w:rPr>
      </w:pPr>
    </w:p>
    <w:p w14:paraId="0E9443FC" w14:textId="77777777" w:rsidR="00724AF3" w:rsidRDefault="00724AF3" w:rsidP="00180CD2">
      <w:pPr>
        <w:spacing w:after="0"/>
        <w:rPr>
          <w:rFonts w:ascii="Times New Roman" w:eastAsia="Times New Roman" w:hAnsi="Times New Roman" w:cs="Times New Roman"/>
          <w:i w:val="0"/>
          <w:sz w:val="22"/>
          <w:szCs w:val="22"/>
        </w:rPr>
      </w:pPr>
    </w:p>
    <w:p w14:paraId="5E1AB74A" w14:textId="77777777" w:rsidR="00724AF3" w:rsidRDefault="00724AF3" w:rsidP="00180CD2">
      <w:pPr>
        <w:spacing w:after="0"/>
        <w:rPr>
          <w:rFonts w:ascii="Times New Roman" w:eastAsia="Times New Roman" w:hAnsi="Times New Roman" w:cs="Times New Roman"/>
          <w:i w:val="0"/>
          <w:sz w:val="22"/>
          <w:szCs w:val="22"/>
        </w:rPr>
      </w:pPr>
    </w:p>
    <w:p w14:paraId="2A5512EB" w14:textId="77777777" w:rsidR="00724AF3" w:rsidRDefault="00724AF3" w:rsidP="00180CD2">
      <w:pPr>
        <w:spacing w:after="0"/>
        <w:rPr>
          <w:rFonts w:ascii="Times New Roman" w:eastAsia="Times New Roman" w:hAnsi="Times New Roman" w:cs="Times New Roman"/>
          <w:i w:val="0"/>
          <w:sz w:val="22"/>
          <w:szCs w:val="22"/>
        </w:rPr>
      </w:pPr>
    </w:p>
    <w:p w14:paraId="13520464" w14:textId="77777777" w:rsidR="00724AF3" w:rsidRDefault="00724AF3" w:rsidP="00180CD2">
      <w:pPr>
        <w:spacing w:after="0"/>
        <w:rPr>
          <w:rFonts w:ascii="Times New Roman" w:eastAsia="Times New Roman" w:hAnsi="Times New Roman" w:cs="Times New Roman"/>
          <w:i w:val="0"/>
          <w:sz w:val="22"/>
          <w:szCs w:val="22"/>
        </w:rPr>
      </w:pPr>
    </w:p>
    <w:p w14:paraId="481C9E83" w14:textId="77777777" w:rsidR="00724AF3" w:rsidRDefault="00724AF3" w:rsidP="00180CD2">
      <w:pPr>
        <w:spacing w:after="0"/>
        <w:rPr>
          <w:rFonts w:ascii="Times New Roman" w:eastAsia="Times New Roman" w:hAnsi="Times New Roman" w:cs="Times New Roman"/>
          <w:i w:val="0"/>
          <w:sz w:val="22"/>
          <w:szCs w:val="22"/>
        </w:rPr>
      </w:pPr>
    </w:p>
    <w:p w14:paraId="68EB2EE6" w14:textId="77777777" w:rsidR="00724AF3" w:rsidRDefault="00724AF3" w:rsidP="00180CD2">
      <w:pPr>
        <w:spacing w:after="0"/>
        <w:rPr>
          <w:rFonts w:ascii="Times New Roman" w:eastAsia="Times New Roman" w:hAnsi="Times New Roman" w:cs="Times New Roman"/>
          <w:i w:val="0"/>
          <w:sz w:val="22"/>
          <w:szCs w:val="22"/>
        </w:rPr>
      </w:pPr>
    </w:p>
    <w:p w14:paraId="58003C0E" w14:textId="77777777" w:rsidR="00724AF3" w:rsidRDefault="00724AF3" w:rsidP="00180CD2">
      <w:pPr>
        <w:spacing w:after="0"/>
        <w:rPr>
          <w:rFonts w:ascii="Times New Roman" w:eastAsia="Times New Roman" w:hAnsi="Times New Roman" w:cs="Times New Roman"/>
          <w:i w:val="0"/>
          <w:sz w:val="22"/>
          <w:szCs w:val="22"/>
        </w:rPr>
      </w:pPr>
    </w:p>
    <w:p w14:paraId="33D3CFEE" w14:textId="77777777" w:rsidR="00724AF3" w:rsidRDefault="00724AF3" w:rsidP="00180CD2">
      <w:pPr>
        <w:spacing w:after="0"/>
        <w:rPr>
          <w:rFonts w:ascii="Times New Roman" w:eastAsia="Times New Roman" w:hAnsi="Times New Roman" w:cs="Times New Roman"/>
          <w:i w:val="0"/>
          <w:sz w:val="22"/>
          <w:szCs w:val="22"/>
        </w:rPr>
      </w:pPr>
    </w:p>
    <w:p w14:paraId="2EFB52F8" w14:textId="77777777" w:rsidR="00724AF3" w:rsidRDefault="00724AF3" w:rsidP="00180CD2">
      <w:pPr>
        <w:spacing w:after="0"/>
        <w:rPr>
          <w:rFonts w:ascii="Times New Roman" w:eastAsia="Times New Roman" w:hAnsi="Times New Roman" w:cs="Times New Roman"/>
          <w:i w:val="0"/>
          <w:sz w:val="22"/>
          <w:szCs w:val="22"/>
        </w:rPr>
      </w:pPr>
    </w:p>
    <w:p w14:paraId="02DF5BB4" w14:textId="77777777" w:rsidR="00724AF3" w:rsidRDefault="00724AF3" w:rsidP="00180CD2">
      <w:pPr>
        <w:spacing w:after="0"/>
        <w:rPr>
          <w:rFonts w:ascii="Times New Roman" w:eastAsia="Times New Roman" w:hAnsi="Times New Roman" w:cs="Times New Roman"/>
          <w:i w:val="0"/>
          <w:sz w:val="22"/>
          <w:szCs w:val="22"/>
        </w:rPr>
      </w:pPr>
    </w:p>
    <w:p w14:paraId="672BD6A6" w14:textId="77777777" w:rsidR="00724AF3" w:rsidRDefault="00724AF3" w:rsidP="00180CD2">
      <w:pPr>
        <w:spacing w:after="0"/>
        <w:rPr>
          <w:rFonts w:ascii="Times New Roman" w:eastAsia="Times New Roman" w:hAnsi="Times New Roman" w:cs="Times New Roman"/>
          <w:i w:val="0"/>
          <w:sz w:val="22"/>
          <w:szCs w:val="22"/>
        </w:rPr>
      </w:pPr>
    </w:p>
    <w:p w14:paraId="1F71D411" w14:textId="77777777" w:rsidR="00724AF3" w:rsidRDefault="00724AF3" w:rsidP="00180CD2">
      <w:pPr>
        <w:spacing w:after="0"/>
        <w:rPr>
          <w:rFonts w:ascii="Times New Roman" w:eastAsia="Times New Roman" w:hAnsi="Times New Roman" w:cs="Times New Roman"/>
          <w:i w:val="0"/>
          <w:sz w:val="22"/>
          <w:szCs w:val="22"/>
        </w:rPr>
      </w:pPr>
    </w:p>
    <w:p w14:paraId="18AB1251" w14:textId="77777777" w:rsidR="00724AF3" w:rsidRDefault="00724AF3" w:rsidP="00180CD2">
      <w:pPr>
        <w:spacing w:after="0"/>
        <w:rPr>
          <w:rFonts w:ascii="Times New Roman" w:eastAsia="Times New Roman" w:hAnsi="Times New Roman" w:cs="Times New Roman"/>
          <w:i w:val="0"/>
          <w:sz w:val="22"/>
          <w:szCs w:val="22"/>
        </w:rPr>
      </w:pPr>
    </w:p>
    <w:p w14:paraId="3E3AB112" w14:textId="77777777" w:rsidR="00724AF3" w:rsidRDefault="00724AF3" w:rsidP="00180CD2">
      <w:pPr>
        <w:spacing w:after="0"/>
        <w:rPr>
          <w:rFonts w:ascii="Times New Roman" w:eastAsia="Times New Roman" w:hAnsi="Times New Roman" w:cs="Times New Roman"/>
          <w:i w:val="0"/>
          <w:sz w:val="22"/>
          <w:szCs w:val="22"/>
        </w:rPr>
      </w:pPr>
    </w:p>
    <w:p w14:paraId="7C3487F6" w14:textId="77777777" w:rsidR="00724AF3" w:rsidRDefault="00724AF3" w:rsidP="00180CD2">
      <w:pPr>
        <w:spacing w:after="0"/>
        <w:rPr>
          <w:rFonts w:ascii="Times New Roman" w:eastAsia="Times New Roman" w:hAnsi="Times New Roman" w:cs="Times New Roman"/>
          <w:i w:val="0"/>
          <w:sz w:val="22"/>
          <w:szCs w:val="22"/>
        </w:rPr>
      </w:pPr>
    </w:p>
    <w:p w14:paraId="68C8FCDA" w14:textId="77777777" w:rsidR="00724AF3" w:rsidRDefault="00724AF3" w:rsidP="00180CD2">
      <w:pPr>
        <w:spacing w:after="0"/>
        <w:rPr>
          <w:rFonts w:ascii="Times New Roman" w:eastAsia="Times New Roman" w:hAnsi="Times New Roman" w:cs="Times New Roman"/>
          <w:i w:val="0"/>
          <w:sz w:val="22"/>
          <w:szCs w:val="22"/>
        </w:rPr>
      </w:pPr>
    </w:p>
    <w:p w14:paraId="6D4B3D18" w14:textId="77777777" w:rsidR="00724AF3" w:rsidRDefault="00724AF3" w:rsidP="00180CD2">
      <w:pPr>
        <w:spacing w:after="0"/>
        <w:rPr>
          <w:rFonts w:ascii="Times New Roman" w:eastAsia="Times New Roman" w:hAnsi="Times New Roman" w:cs="Times New Roman"/>
          <w:i w:val="0"/>
          <w:sz w:val="22"/>
          <w:szCs w:val="22"/>
        </w:rPr>
      </w:pPr>
    </w:p>
    <w:p w14:paraId="46873093" w14:textId="77777777" w:rsidR="00724AF3" w:rsidRDefault="00724AF3" w:rsidP="00180CD2">
      <w:pPr>
        <w:spacing w:after="0"/>
        <w:rPr>
          <w:rFonts w:ascii="Times New Roman" w:eastAsia="Times New Roman" w:hAnsi="Times New Roman" w:cs="Times New Roman"/>
          <w:i w:val="0"/>
          <w:sz w:val="22"/>
          <w:szCs w:val="22"/>
        </w:rPr>
      </w:pPr>
    </w:p>
    <w:p w14:paraId="21D0D3CD" w14:textId="77777777" w:rsidR="00724AF3" w:rsidRDefault="00724AF3" w:rsidP="00180CD2">
      <w:pPr>
        <w:spacing w:after="0"/>
        <w:rPr>
          <w:rFonts w:ascii="Times New Roman" w:eastAsia="Times New Roman" w:hAnsi="Times New Roman" w:cs="Times New Roman"/>
          <w:i w:val="0"/>
          <w:sz w:val="22"/>
          <w:szCs w:val="22"/>
        </w:rPr>
      </w:pPr>
    </w:p>
    <w:p w14:paraId="162A9130" w14:textId="77777777" w:rsidR="00724AF3" w:rsidRDefault="00724AF3" w:rsidP="00180CD2">
      <w:pPr>
        <w:spacing w:after="0"/>
        <w:rPr>
          <w:rFonts w:ascii="Times New Roman" w:eastAsia="Times New Roman" w:hAnsi="Times New Roman" w:cs="Times New Roman"/>
          <w:i w:val="0"/>
          <w:sz w:val="22"/>
          <w:szCs w:val="22"/>
        </w:rPr>
      </w:pPr>
    </w:p>
    <w:p w14:paraId="69A64513" w14:textId="77777777" w:rsidR="00724AF3" w:rsidRDefault="00724AF3" w:rsidP="00180CD2">
      <w:pPr>
        <w:spacing w:after="0"/>
        <w:rPr>
          <w:rFonts w:ascii="Times New Roman" w:eastAsia="Times New Roman" w:hAnsi="Times New Roman" w:cs="Times New Roman"/>
          <w:i w:val="0"/>
          <w:sz w:val="22"/>
          <w:szCs w:val="22"/>
        </w:rPr>
      </w:pPr>
    </w:p>
    <w:p w14:paraId="74CE95CB" w14:textId="77777777" w:rsidR="00724AF3" w:rsidRDefault="00724AF3" w:rsidP="00180CD2">
      <w:pPr>
        <w:spacing w:after="0"/>
        <w:rPr>
          <w:rFonts w:ascii="Times New Roman" w:eastAsia="Times New Roman" w:hAnsi="Times New Roman" w:cs="Times New Roman"/>
          <w:i w:val="0"/>
          <w:sz w:val="22"/>
          <w:szCs w:val="22"/>
        </w:rPr>
      </w:pPr>
    </w:p>
    <w:p w14:paraId="51A8510A" w14:textId="77777777" w:rsidR="00724AF3" w:rsidRDefault="00724AF3" w:rsidP="00180CD2">
      <w:pPr>
        <w:spacing w:after="0"/>
        <w:rPr>
          <w:rFonts w:ascii="Times New Roman" w:eastAsia="Times New Roman" w:hAnsi="Times New Roman" w:cs="Times New Roman"/>
          <w:i w:val="0"/>
          <w:sz w:val="22"/>
          <w:szCs w:val="22"/>
        </w:rPr>
      </w:pPr>
    </w:p>
    <w:p w14:paraId="629F292F" w14:textId="77777777" w:rsidR="00724AF3" w:rsidRDefault="00724AF3" w:rsidP="00180CD2">
      <w:pPr>
        <w:spacing w:after="0"/>
        <w:rPr>
          <w:rFonts w:ascii="Times New Roman" w:eastAsia="Times New Roman" w:hAnsi="Times New Roman" w:cs="Times New Roman"/>
          <w:i w:val="0"/>
          <w:sz w:val="22"/>
          <w:szCs w:val="22"/>
        </w:rPr>
      </w:pPr>
    </w:p>
    <w:p w14:paraId="706EDA49" w14:textId="77777777" w:rsidR="00724AF3" w:rsidRDefault="00724AF3" w:rsidP="00180CD2">
      <w:pPr>
        <w:spacing w:after="0"/>
        <w:rPr>
          <w:rFonts w:ascii="Times New Roman" w:eastAsia="Times New Roman" w:hAnsi="Times New Roman" w:cs="Times New Roman"/>
          <w:i w:val="0"/>
          <w:sz w:val="22"/>
          <w:szCs w:val="22"/>
        </w:rPr>
      </w:pPr>
    </w:p>
    <w:p w14:paraId="4056F457" w14:textId="77777777" w:rsidR="00724AF3" w:rsidRDefault="00724AF3" w:rsidP="00180CD2">
      <w:pPr>
        <w:spacing w:after="0"/>
        <w:rPr>
          <w:rFonts w:ascii="Times New Roman" w:eastAsia="Times New Roman" w:hAnsi="Times New Roman" w:cs="Times New Roman"/>
          <w:i w:val="0"/>
          <w:sz w:val="22"/>
          <w:szCs w:val="22"/>
        </w:rPr>
      </w:pPr>
    </w:p>
    <w:p w14:paraId="0FFF76CD" w14:textId="77777777" w:rsidR="00724AF3" w:rsidRDefault="00724AF3" w:rsidP="00180CD2">
      <w:pPr>
        <w:spacing w:after="0"/>
        <w:rPr>
          <w:rFonts w:ascii="Times New Roman" w:eastAsia="Times New Roman" w:hAnsi="Times New Roman" w:cs="Times New Roman"/>
          <w:i w:val="0"/>
          <w:sz w:val="22"/>
          <w:szCs w:val="22"/>
        </w:rPr>
      </w:pPr>
    </w:p>
    <w:p w14:paraId="21650B9D" w14:textId="77777777" w:rsidR="00724AF3" w:rsidRDefault="00724AF3" w:rsidP="00180CD2">
      <w:pPr>
        <w:spacing w:after="0"/>
        <w:rPr>
          <w:rFonts w:ascii="Times New Roman" w:eastAsia="Times New Roman" w:hAnsi="Times New Roman" w:cs="Times New Roman"/>
          <w:i w:val="0"/>
          <w:sz w:val="22"/>
          <w:szCs w:val="22"/>
        </w:rPr>
      </w:pPr>
    </w:p>
    <w:p w14:paraId="5FDE36CD" w14:textId="77777777" w:rsidR="00724AF3" w:rsidRDefault="00724AF3" w:rsidP="00180CD2">
      <w:pPr>
        <w:spacing w:after="0"/>
        <w:rPr>
          <w:rFonts w:ascii="Times New Roman" w:eastAsia="Times New Roman" w:hAnsi="Times New Roman" w:cs="Times New Roman"/>
          <w:i w:val="0"/>
          <w:sz w:val="22"/>
          <w:szCs w:val="22"/>
        </w:rPr>
      </w:pPr>
    </w:p>
    <w:p w14:paraId="11BAFE89" w14:textId="77777777" w:rsidR="00724AF3" w:rsidRDefault="00724AF3" w:rsidP="00180CD2">
      <w:pPr>
        <w:spacing w:after="0"/>
        <w:rPr>
          <w:rFonts w:ascii="Times New Roman" w:eastAsia="Times New Roman" w:hAnsi="Times New Roman" w:cs="Times New Roman"/>
          <w:i w:val="0"/>
          <w:sz w:val="22"/>
          <w:szCs w:val="22"/>
        </w:rPr>
      </w:pPr>
    </w:p>
    <w:p w14:paraId="61A68F85" w14:textId="77777777" w:rsidR="00724AF3" w:rsidRDefault="00724AF3" w:rsidP="00180CD2">
      <w:pPr>
        <w:spacing w:after="0"/>
        <w:rPr>
          <w:rFonts w:ascii="Times New Roman" w:eastAsia="Times New Roman" w:hAnsi="Times New Roman" w:cs="Times New Roman"/>
          <w:i w:val="0"/>
          <w:sz w:val="22"/>
          <w:szCs w:val="22"/>
        </w:rPr>
      </w:pPr>
    </w:p>
    <w:p w14:paraId="2BDBD2FA" w14:textId="77777777" w:rsidR="00724AF3" w:rsidRDefault="00724AF3" w:rsidP="00180CD2">
      <w:pPr>
        <w:spacing w:after="0"/>
        <w:rPr>
          <w:rFonts w:ascii="Times New Roman" w:eastAsia="Times New Roman" w:hAnsi="Times New Roman" w:cs="Times New Roman"/>
          <w:i w:val="0"/>
          <w:sz w:val="22"/>
          <w:szCs w:val="22"/>
        </w:rPr>
      </w:pPr>
    </w:p>
    <w:p w14:paraId="579F48BA" w14:textId="77777777" w:rsidR="00724AF3" w:rsidRDefault="00724AF3" w:rsidP="00180CD2">
      <w:pPr>
        <w:spacing w:after="0"/>
        <w:rPr>
          <w:rFonts w:ascii="Times New Roman" w:eastAsia="Times New Roman" w:hAnsi="Times New Roman" w:cs="Times New Roman"/>
          <w:i w:val="0"/>
          <w:sz w:val="22"/>
          <w:szCs w:val="22"/>
        </w:rPr>
      </w:pPr>
    </w:p>
    <w:p w14:paraId="21F3FB0A" w14:textId="77777777" w:rsidR="00724AF3" w:rsidRDefault="00724AF3" w:rsidP="00180CD2">
      <w:pPr>
        <w:spacing w:after="0"/>
        <w:rPr>
          <w:rFonts w:ascii="Times New Roman" w:eastAsia="Times New Roman" w:hAnsi="Times New Roman" w:cs="Times New Roman"/>
          <w:i w:val="0"/>
          <w:sz w:val="22"/>
          <w:szCs w:val="22"/>
        </w:rPr>
      </w:pPr>
    </w:p>
    <w:p w14:paraId="1DBDE364" w14:textId="77777777" w:rsidR="00724AF3" w:rsidRDefault="00724AF3" w:rsidP="00180CD2">
      <w:pPr>
        <w:spacing w:after="0"/>
        <w:rPr>
          <w:rFonts w:ascii="Times New Roman" w:eastAsia="Times New Roman" w:hAnsi="Times New Roman" w:cs="Times New Roman"/>
          <w:i w:val="0"/>
          <w:sz w:val="22"/>
          <w:szCs w:val="22"/>
        </w:rPr>
      </w:pPr>
    </w:p>
    <w:p w14:paraId="7A60A1CB" w14:textId="77777777" w:rsidR="00724AF3" w:rsidRDefault="00724AF3" w:rsidP="00180CD2">
      <w:pPr>
        <w:spacing w:after="0"/>
        <w:rPr>
          <w:rFonts w:ascii="Times New Roman" w:eastAsia="Times New Roman" w:hAnsi="Times New Roman" w:cs="Times New Roman"/>
          <w:i w:val="0"/>
          <w:sz w:val="22"/>
          <w:szCs w:val="22"/>
        </w:rPr>
      </w:pPr>
    </w:p>
    <w:p w14:paraId="78637AB6" w14:textId="77777777" w:rsidR="00724AF3" w:rsidRDefault="00724AF3" w:rsidP="00180CD2">
      <w:pPr>
        <w:spacing w:after="0"/>
        <w:rPr>
          <w:rFonts w:ascii="Times New Roman" w:eastAsia="Times New Roman" w:hAnsi="Times New Roman" w:cs="Times New Roman"/>
          <w:i w:val="0"/>
          <w:sz w:val="22"/>
          <w:szCs w:val="22"/>
        </w:rPr>
      </w:pPr>
    </w:p>
    <w:p w14:paraId="6D0C98D5" w14:textId="77777777" w:rsidR="00724AF3" w:rsidRDefault="00724AF3" w:rsidP="00180CD2">
      <w:pPr>
        <w:spacing w:after="0"/>
        <w:rPr>
          <w:rFonts w:ascii="Times New Roman" w:eastAsia="Times New Roman" w:hAnsi="Times New Roman" w:cs="Times New Roman"/>
          <w:i w:val="0"/>
          <w:sz w:val="22"/>
          <w:szCs w:val="22"/>
        </w:rPr>
      </w:pPr>
    </w:p>
    <w:p w14:paraId="78A2BA99" w14:textId="77777777" w:rsidR="00724AF3" w:rsidRDefault="00724AF3" w:rsidP="00180CD2">
      <w:pPr>
        <w:spacing w:after="0"/>
        <w:rPr>
          <w:rFonts w:ascii="Times New Roman" w:eastAsia="Times New Roman" w:hAnsi="Times New Roman" w:cs="Times New Roman"/>
          <w:i w:val="0"/>
          <w:sz w:val="22"/>
          <w:szCs w:val="22"/>
        </w:rPr>
      </w:pPr>
    </w:p>
    <w:p w14:paraId="6E6AA8F4" w14:textId="77777777" w:rsidR="00724AF3" w:rsidRDefault="00724AF3" w:rsidP="00180CD2">
      <w:pPr>
        <w:spacing w:after="0"/>
        <w:rPr>
          <w:rFonts w:ascii="Times New Roman" w:eastAsia="Times New Roman" w:hAnsi="Times New Roman" w:cs="Times New Roman"/>
          <w:i w:val="0"/>
          <w:sz w:val="22"/>
          <w:szCs w:val="22"/>
        </w:rPr>
      </w:pPr>
    </w:p>
    <w:p w14:paraId="1FBEC35C" w14:textId="77777777" w:rsidR="00724AF3" w:rsidRDefault="00724AF3" w:rsidP="00180CD2">
      <w:pPr>
        <w:spacing w:after="0"/>
        <w:rPr>
          <w:rFonts w:ascii="Times New Roman" w:eastAsia="Times New Roman" w:hAnsi="Times New Roman" w:cs="Times New Roman"/>
          <w:i w:val="0"/>
          <w:sz w:val="22"/>
          <w:szCs w:val="22"/>
        </w:rPr>
      </w:pPr>
    </w:p>
    <w:p w14:paraId="22088F53" w14:textId="77777777" w:rsidR="00724AF3" w:rsidRDefault="00724AF3" w:rsidP="00180CD2">
      <w:pPr>
        <w:spacing w:after="0"/>
        <w:rPr>
          <w:rFonts w:ascii="Times New Roman" w:eastAsia="Times New Roman" w:hAnsi="Times New Roman" w:cs="Times New Roman"/>
          <w:i w:val="0"/>
          <w:sz w:val="22"/>
          <w:szCs w:val="22"/>
        </w:rPr>
      </w:pPr>
    </w:p>
    <w:p w14:paraId="6B22A061" w14:textId="77777777" w:rsidR="00724AF3" w:rsidRDefault="00724AF3" w:rsidP="00180CD2">
      <w:pPr>
        <w:spacing w:after="0"/>
        <w:rPr>
          <w:rFonts w:ascii="Times New Roman" w:eastAsia="Times New Roman" w:hAnsi="Times New Roman" w:cs="Times New Roman"/>
          <w:i w:val="0"/>
          <w:sz w:val="22"/>
          <w:szCs w:val="22"/>
        </w:rPr>
      </w:pPr>
    </w:p>
    <w:p w14:paraId="1817AD8F" w14:textId="77777777" w:rsidR="00724AF3" w:rsidRDefault="00724AF3" w:rsidP="00180CD2">
      <w:pPr>
        <w:spacing w:after="0"/>
        <w:rPr>
          <w:rFonts w:ascii="Times New Roman" w:eastAsia="Times New Roman" w:hAnsi="Times New Roman" w:cs="Times New Roman"/>
          <w:i w:val="0"/>
          <w:sz w:val="22"/>
          <w:szCs w:val="22"/>
        </w:rPr>
      </w:pPr>
    </w:p>
    <w:p w14:paraId="03427089" w14:textId="77777777" w:rsidR="00724AF3" w:rsidRDefault="00724AF3" w:rsidP="00180CD2">
      <w:pPr>
        <w:spacing w:after="0"/>
        <w:rPr>
          <w:rFonts w:ascii="Times New Roman" w:eastAsia="Times New Roman" w:hAnsi="Times New Roman" w:cs="Times New Roman"/>
          <w:i w:val="0"/>
          <w:sz w:val="22"/>
          <w:szCs w:val="22"/>
        </w:rPr>
      </w:pPr>
    </w:p>
    <w:p w14:paraId="4647E5AF" w14:textId="39C5FF7F" w:rsidR="00151543" w:rsidRPr="00194060" w:rsidRDefault="00151543" w:rsidP="00FE1A65">
      <w:pPr>
        <w:pStyle w:val="ListParagraph"/>
        <w:spacing w:after="0"/>
        <w:rPr>
          <w:rFonts w:ascii="Times New Roman" w:eastAsia="Times New Roman" w:hAnsi="Times New Roman" w:cs="Times New Roman"/>
          <w:i w:val="0"/>
          <w:sz w:val="22"/>
          <w:szCs w:val="22"/>
        </w:rPr>
      </w:pPr>
    </w:p>
    <w:sectPr w:rsidR="00151543" w:rsidRPr="00194060" w:rsidSect="00EC73E5">
      <w:pgSz w:w="12240" w:h="15840"/>
      <w:pgMar w:top="720" w:right="720" w:bottom="720" w:left="720" w:header="720" w:footer="720" w:gutter="0"/>
      <w:pgBorders w:offsetFrom="page">
        <w:top w:val="thickThinSmallGap" w:sz="12" w:space="24" w:color="auto"/>
        <w:left w:val="thickThinSmallGap" w:sz="12" w:space="24" w:color="auto"/>
        <w:bottom w:val="thinThickSmallGap" w:sz="12" w:space="24" w:color="auto"/>
        <w:right w:val="thinThickSmallGap" w:sz="12"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FDFAC5" w14:textId="77777777" w:rsidR="00EC73E5" w:rsidRDefault="00EC73E5" w:rsidP="00931B10">
      <w:pPr>
        <w:spacing w:after="0" w:line="240" w:lineRule="auto"/>
      </w:pPr>
      <w:r>
        <w:separator/>
      </w:r>
    </w:p>
  </w:endnote>
  <w:endnote w:type="continuationSeparator" w:id="0">
    <w:p w14:paraId="454EAEB5" w14:textId="77777777" w:rsidR="00EC73E5" w:rsidRDefault="00EC73E5" w:rsidP="00931B10">
      <w:pPr>
        <w:spacing w:after="0" w:line="240" w:lineRule="auto"/>
      </w:pPr>
      <w:r>
        <w:continuationSeparator/>
      </w:r>
    </w:p>
  </w:endnote>
  <w:endnote w:type="continuationNotice" w:id="1">
    <w:p w14:paraId="39ADD978" w14:textId="77777777" w:rsidR="00EC73E5" w:rsidRDefault="00EC73E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Serif">
    <w:charset w:val="00"/>
    <w:family w:val="roman"/>
    <w:pitch w:val="variable"/>
    <w:sig w:usb0="A11526FF" w:usb1="C000ECFB" w:usb2="0001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B0C3D2" w14:textId="77777777" w:rsidR="00EC73E5" w:rsidRDefault="00EC73E5" w:rsidP="00931B10">
      <w:pPr>
        <w:spacing w:after="0" w:line="240" w:lineRule="auto"/>
      </w:pPr>
      <w:r>
        <w:separator/>
      </w:r>
    </w:p>
  </w:footnote>
  <w:footnote w:type="continuationSeparator" w:id="0">
    <w:p w14:paraId="76CC9500" w14:textId="77777777" w:rsidR="00EC73E5" w:rsidRDefault="00EC73E5" w:rsidP="00931B10">
      <w:pPr>
        <w:spacing w:after="0" w:line="240" w:lineRule="auto"/>
      </w:pPr>
      <w:r>
        <w:continuationSeparator/>
      </w:r>
    </w:p>
  </w:footnote>
  <w:footnote w:type="continuationNotice" w:id="1">
    <w:p w14:paraId="567B8711" w14:textId="77777777" w:rsidR="00EC73E5" w:rsidRDefault="00EC73E5">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wJqrIwkK1/lAm7" int2:id="SA2XUkR2">
      <int2:state int2:value="Rejected" int2:type="AugLoop_Text_Critique"/>
    </int2:textHash>
    <int2:textHash int2:hashCode="iRPMxKYk44JwUw" int2:id="jwkylhQN">
      <int2:state int2:value="Rejected" int2:type="AugLoop_Text_Critique"/>
    </int2:textHash>
    <int2:textHash int2:hashCode="laNN2PFee+yHz6" int2:id="nywHPAx0">
      <int2:state int2:value="Rejected" int2:type="AugLoop_Text_Critique"/>
    </int2:textHash>
    <int2:textHash int2:hashCode="fZNQDIauWHs9n0" int2:id="pczywQTw">
      <int2:state int2:value="Rejected" int2:type="AugLoop_Text_Critique"/>
    </int2:textHash>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236D7"/>
    <w:multiLevelType w:val="multilevel"/>
    <w:tmpl w:val="3692F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B559C"/>
    <w:multiLevelType w:val="multilevel"/>
    <w:tmpl w:val="F4260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84948"/>
    <w:multiLevelType w:val="hybridMultilevel"/>
    <w:tmpl w:val="0D20E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E76BB"/>
    <w:multiLevelType w:val="hybridMultilevel"/>
    <w:tmpl w:val="75F2639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B4D284E"/>
    <w:multiLevelType w:val="multilevel"/>
    <w:tmpl w:val="065C6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610115"/>
    <w:multiLevelType w:val="multilevel"/>
    <w:tmpl w:val="6B3E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295F6D"/>
    <w:multiLevelType w:val="hybridMultilevel"/>
    <w:tmpl w:val="EDA2EC8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18F4092"/>
    <w:multiLevelType w:val="multilevel"/>
    <w:tmpl w:val="D1928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A804C4"/>
    <w:multiLevelType w:val="hybridMultilevel"/>
    <w:tmpl w:val="9DFC6414"/>
    <w:lvl w:ilvl="0" w:tplc="280A8AAE">
      <w:start w:val="1"/>
      <w:numFmt w:val="decimal"/>
      <w:lvlText w:val="%1."/>
      <w:lvlJc w:val="left"/>
      <w:pPr>
        <w:ind w:left="720" w:hanging="360"/>
      </w:pPr>
      <w:rPr>
        <w:rFonts w:eastAsiaTheme="minorEastAsia" w:hint="default"/>
        <w:color w:val="0D0D0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F0484E"/>
    <w:multiLevelType w:val="multilevel"/>
    <w:tmpl w:val="5D9ED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E86252"/>
    <w:multiLevelType w:val="multilevel"/>
    <w:tmpl w:val="5C9076A6"/>
    <w:lvl w:ilvl="0">
      <w:start w:val="1"/>
      <w:numFmt w:val="bullet"/>
      <w:lvlText w:val=""/>
      <w:lvlJc w:val="left"/>
      <w:pPr>
        <w:tabs>
          <w:tab w:val="num" w:pos="810"/>
        </w:tabs>
        <w:ind w:left="810" w:hanging="360"/>
      </w:pPr>
      <w:rPr>
        <w:rFonts w:ascii="Symbol" w:hAnsi="Symbol" w:hint="default"/>
        <w:sz w:val="20"/>
      </w:rPr>
    </w:lvl>
    <w:lvl w:ilvl="1">
      <w:start w:val="1"/>
      <w:numFmt w:val="bullet"/>
      <w:lvlText w:val="o"/>
      <w:lvlJc w:val="left"/>
      <w:pPr>
        <w:tabs>
          <w:tab w:val="num" w:pos="1530"/>
        </w:tabs>
        <w:ind w:left="1530" w:hanging="360"/>
      </w:pPr>
      <w:rPr>
        <w:rFonts w:ascii="Courier New" w:hAnsi="Courier New" w:hint="default"/>
        <w:sz w:val="20"/>
      </w:rPr>
    </w:lvl>
    <w:lvl w:ilvl="2">
      <w:start w:val="1"/>
      <w:numFmt w:val="bullet"/>
      <w:lvlText w:val=""/>
      <w:lvlJc w:val="left"/>
      <w:pPr>
        <w:ind w:left="2250" w:hanging="360"/>
      </w:pPr>
      <w:rPr>
        <w:rFonts w:ascii="Wingdings" w:hAnsi="Wingdings" w:hint="default"/>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11" w15:restartNumberingAfterBreak="0">
    <w:nsid w:val="1AFC719A"/>
    <w:multiLevelType w:val="multilevel"/>
    <w:tmpl w:val="E258F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B55E82"/>
    <w:multiLevelType w:val="hybridMultilevel"/>
    <w:tmpl w:val="D6540772"/>
    <w:lvl w:ilvl="0" w:tplc="04090005">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3" w15:restartNumberingAfterBreak="0">
    <w:nsid w:val="25FA1AB1"/>
    <w:multiLevelType w:val="multilevel"/>
    <w:tmpl w:val="7C589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853CB2"/>
    <w:multiLevelType w:val="hybridMultilevel"/>
    <w:tmpl w:val="95C4EA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470E3B"/>
    <w:multiLevelType w:val="multilevel"/>
    <w:tmpl w:val="37807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1F41F2"/>
    <w:multiLevelType w:val="multilevel"/>
    <w:tmpl w:val="3CAE3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DC6571"/>
    <w:multiLevelType w:val="hybridMultilevel"/>
    <w:tmpl w:val="4AEEF8D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3DE53C9B"/>
    <w:multiLevelType w:val="multilevel"/>
    <w:tmpl w:val="971A5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9279DF"/>
    <w:multiLevelType w:val="multilevel"/>
    <w:tmpl w:val="732AB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9C410D"/>
    <w:multiLevelType w:val="multilevel"/>
    <w:tmpl w:val="A5065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1C7FC0"/>
    <w:multiLevelType w:val="hybridMultilevel"/>
    <w:tmpl w:val="5EC4EF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8B4CEC"/>
    <w:multiLevelType w:val="multilevel"/>
    <w:tmpl w:val="77462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CB33AE"/>
    <w:multiLevelType w:val="hybridMultilevel"/>
    <w:tmpl w:val="8C726E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577527"/>
    <w:multiLevelType w:val="multilevel"/>
    <w:tmpl w:val="4AA61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5916A3"/>
    <w:multiLevelType w:val="multilevel"/>
    <w:tmpl w:val="1AF0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0963C5"/>
    <w:multiLevelType w:val="multilevel"/>
    <w:tmpl w:val="A1F82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4C3A5B"/>
    <w:multiLevelType w:val="multilevel"/>
    <w:tmpl w:val="0032E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1A2002"/>
    <w:multiLevelType w:val="multilevel"/>
    <w:tmpl w:val="3A7E5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F9267C"/>
    <w:multiLevelType w:val="multilevel"/>
    <w:tmpl w:val="753CE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1C5056"/>
    <w:multiLevelType w:val="hybridMultilevel"/>
    <w:tmpl w:val="725C8FEA"/>
    <w:lvl w:ilvl="0" w:tplc="EC868804">
      <w:start w:val="1"/>
      <w:numFmt w:val="upperRoman"/>
      <w:lvlText w:val="%1."/>
      <w:lvlJc w:val="left"/>
      <w:pPr>
        <w:ind w:left="1080" w:hanging="72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D7548C"/>
    <w:multiLevelType w:val="hybridMultilevel"/>
    <w:tmpl w:val="2FAE9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B76F77"/>
    <w:multiLevelType w:val="hybridMultilevel"/>
    <w:tmpl w:val="27FAF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F065E3"/>
    <w:multiLevelType w:val="hybridMultilevel"/>
    <w:tmpl w:val="ECB20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FA5B21"/>
    <w:multiLevelType w:val="multilevel"/>
    <w:tmpl w:val="00FE4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E814A2"/>
    <w:multiLevelType w:val="hybridMultilevel"/>
    <w:tmpl w:val="A5C2A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756C52"/>
    <w:multiLevelType w:val="hybridMultilevel"/>
    <w:tmpl w:val="C11CC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BD225E"/>
    <w:multiLevelType w:val="multilevel"/>
    <w:tmpl w:val="32CE7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E439A"/>
    <w:multiLevelType w:val="multilevel"/>
    <w:tmpl w:val="5AAA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560894"/>
    <w:multiLevelType w:val="hybridMultilevel"/>
    <w:tmpl w:val="83D4D2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69641736">
    <w:abstractNumId w:val="19"/>
  </w:num>
  <w:num w:numId="2" w16cid:durableId="2017920380">
    <w:abstractNumId w:val="8"/>
  </w:num>
  <w:num w:numId="3" w16cid:durableId="723868445">
    <w:abstractNumId w:val="16"/>
  </w:num>
  <w:num w:numId="4" w16cid:durableId="1894999269">
    <w:abstractNumId w:val="36"/>
  </w:num>
  <w:num w:numId="5" w16cid:durableId="1625771720">
    <w:abstractNumId w:val="2"/>
  </w:num>
  <w:num w:numId="6" w16cid:durableId="354313353">
    <w:abstractNumId w:val="17"/>
  </w:num>
  <w:num w:numId="7" w16cid:durableId="2110000087">
    <w:abstractNumId w:val="33"/>
  </w:num>
  <w:num w:numId="8" w16cid:durableId="87964605">
    <w:abstractNumId w:val="6"/>
  </w:num>
  <w:num w:numId="9" w16cid:durableId="1036349450">
    <w:abstractNumId w:val="3"/>
  </w:num>
  <w:num w:numId="10" w16cid:durableId="1941453451">
    <w:abstractNumId w:val="12"/>
  </w:num>
  <w:num w:numId="11" w16cid:durableId="2014910723">
    <w:abstractNumId w:val="14"/>
  </w:num>
  <w:num w:numId="12" w16cid:durableId="453600804">
    <w:abstractNumId w:val="21"/>
  </w:num>
  <w:num w:numId="13" w16cid:durableId="2103984595">
    <w:abstractNumId w:val="1"/>
  </w:num>
  <w:num w:numId="14" w16cid:durableId="219754618">
    <w:abstractNumId w:val="7"/>
  </w:num>
  <w:num w:numId="15" w16cid:durableId="1152480840">
    <w:abstractNumId w:val="0"/>
  </w:num>
  <w:num w:numId="16" w16cid:durableId="20397041">
    <w:abstractNumId w:val="38"/>
  </w:num>
  <w:num w:numId="17" w16cid:durableId="512190370">
    <w:abstractNumId w:val="24"/>
  </w:num>
  <w:num w:numId="18" w16cid:durableId="2086873481">
    <w:abstractNumId w:val="4"/>
  </w:num>
  <w:num w:numId="19" w16cid:durableId="1571886913">
    <w:abstractNumId w:val="18"/>
  </w:num>
  <w:num w:numId="20" w16cid:durableId="165247489">
    <w:abstractNumId w:val="20"/>
  </w:num>
  <w:num w:numId="21" w16cid:durableId="989553192">
    <w:abstractNumId w:val="25"/>
  </w:num>
  <w:num w:numId="22" w16cid:durableId="1150832019">
    <w:abstractNumId w:val="26"/>
  </w:num>
  <w:num w:numId="23" w16cid:durableId="1436513243">
    <w:abstractNumId w:val="9"/>
  </w:num>
  <w:num w:numId="24" w16cid:durableId="1655721929">
    <w:abstractNumId w:val="27"/>
  </w:num>
  <w:num w:numId="25" w16cid:durableId="1708330509">
    <w:abstractNumId w:val="13"/>
  </w:num>
  <w:num w:numId="26" w16cid:durableId="1908832063">
    <w:abstractNumId w:val="22"/>
  </w:num>
  <w:num w:numId="27" w16cid:durableId="2020427884">
    <w:abstractNumId w:val="11"/>
  </w:num>
  <w:num w:numId="28" w16cid:durableId="619992403">
    <w:abstractNumId w:val="29"/>
  </w:num>
  <w:num w:numId="29" w16cid:durableId="1755587175">
    <w:abstractNumId w:val="5"/>
  </w:num>
  <w:num w:numId="30" w16cid:durableId="1044598427">
    <w:abstractNumId w:val="37"/>
  </w:num>
  <w:num w:numId="31" w16cid:durableId="1718162853">
    <w:abstractNumId w:val="28"/>
  </w:num>
  <w:num w:numId="32" w16cid:durableId="1654141544">
    <w:abstractNumId w:val="30"/>
  </w:num>
  <w:num w:numId="33" w16cid:durableId="1375615233">
    <w:abstractNumId w:val="31"/>
  </w:num>
  <w:num w:numId="34" w16cid:durableId="696589091">
    <w:abstractNumId w:val="35"/>
  </w:num>
  <w:num w:numId="35" w16cid:durableId="786312113">
    <w:abstractNumId w:val="32"/>
  </w:num>
  <w:num w:numId="36" w16cid:durableId="977808468">
    <w:abstractNumId w:val="23"/>
  </w:num>
  <w:num w:numId="37" w16cid:durableId="1422877138">
    <w:abstractNumId w:val="39"/>
  </w:num>
  <w:num w:numId="38" w16cid:durableId="762385533">
    <w:abstractNumId w:val="10"/>
  </w:num>
  <w:num w:numId="39" w16cid:durableId="1007365836">
    <w:abstractNumId w:val="34"/>
  </w:num>
  <w:num w:numId="40" w16cid:durableId="57181670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81A"/>
    <w:rsid w:val="00006D92"/>
    <w:rsid w:val="00010AC9"/>
    <w:rsid w:val="000223B5"/>
    <w:rsid w:val="000348D7"/>
    <w:rsid w:val="000352DB"/>
    <w:rsid w:val="000429DE"/>
    <w:rsid w:val="0004613D"/>
    <w:rsid w:val="000471DC"/>
    <w:rsid w:val="00053F89"/>
    <w:rsid w:val="000626A2"/>
    <w:rsid w:val="000723CC"/>
    <w:rsid w:val="00073C76"/>
    <w:rsid w:val="000833C9"/>
    <w:rsid w:val="0008456D"/>
    <w:rsid w:val="000850F2"/>
    <w:rsid w:val="000A11DB"/>
    <w:rsid w:val="000B36A9"/>
    <w:rsid w:val="000B7A48"/>
    <w:rsid w:val="000C38E4"/>
    <w:rsid w:val="000E0889"/>
    <w:rsid w:val="000E23EF"/>
    <w:rsid w:val="00102F71"/>
    <w:rsid w:val="00111270"/>
    <w:rsid w:val="00130261"/>
    <w:rsid w:val="00132B61"/>
    <w:rsid w:val="00151543"/>
    <w:rsid w:val="00172B2E"/>
    <w:rsid w:val="00180CD2"/>
    <w:rsid w:val="00180F12"/>
    <w:rsid w:val="00184065"/>
    <w:rsid w:val="0019090C"/>
    <w:rsid w:val="00194060"/>
    <w:rsid w:val="001A2FE8"/>
    <w:rsid w:val="001A4B7C"/>
    <w:rsid w:val="001A569F"/>
    <w:rsid w:val="001A6374"/>
    <w:rsid w:val="001A685C"/>
    <w:rsid w:val="001B761E"/>
    <w:rsid w:val="001C309A"/>
    <w:rsid w:val="001C5433"/>
    <w:rsid w:val="001E01BB"/>
    <w:rsid w:val="001E3F18"/>
    <w:rsid w:val="001E4532"/>
    <w:rsid w:val="00203B0C"/>
    <w:rsid w:val="00213350"/>
    <w:rsid w:val="00214E43"/>
    <w:rsid w:val="00221BB5"/>
    <w:rsid w:val="002327D4"/>
    <w:rsid w:val="00251074"/>
    <w:rsid w:val="002527FC"/>
    <w:rsid w:val="00261732"/>
    <w:rsid w:val="0026279E"/>
    <w:rsid w:val="00273A8F"/>
    <w:rsid w:val="00273E2A"/>
    <w:rsid w:val="00282FDB"/>
    <w:rsid w:val="00291D11"/>
    <w:rsid w:val="00296E60"/>
    <w:rsid w:val="002B311B"/>
    <w:rsid w:val="002B4A79"/>
    <w:rsid w:val="002C0852"/>
    <w:rsid w:val="002C35BD"/>
    <w:rsid w:val="002C686B"/>
    <w:rsid w:val="002D3AD0"/>
    <w:rsid w:val="002D4C30"/>
    <w:rsid w:val="002D68B6"/>
    <w:rsid w:val="002E3A47"/>
    <w:rsid w:val="002F08C9"/>
    <w:rsid w:val="002F52C9"/>
    <w:rsid w:val="002F561A"/>
    <w:rsid w:val="00302CE9"/>
    <w:rsid w:val="00311C63"/>
    <w:rsid w:val="00313656"/>
    <w:rsid w:val="0031643D"/>
    <w:rsid w:val="00322A83"/>
    <w:rsid w:val="003243EF"/>
    <w:rsid w:val="00341542"/>
    <w:rsid w:val="003467B9"/>
    <w:rsid w:val="003520E2"/>
    <w:rsid w:val="00363271"/>
    <w:rsid w:val="003638CE"/>
    <w:rsid w:val="00363A0A"/>
    <w:rsid w:val="003652C0"/>
    <w:rsid w:val="0036699E"/>
    <w:rsid w:val="00370C74"/>
    <w:rsid w:val="00370ED1"/>
    <w:rsid w:val="00376C69"/>
    <w:rsid w:val="0038565B"/>
    <w:rsid w:val="00387DAF"/>
    <w:rsid w:val="003A7DF7"/>
    <w:rsid w:val="003B666C"/>
    <w:rsid w:val="003C2027"/>
    <w:rsid w:val="003C5F2B"/>
    <w:rsid w:val="003D09E9"/>
    <w:rsid w:val="003D18BF"/>
    <w:rsid w:val="003E4AFD"/>
    <w:rsid w:val="003F6186"/>
    <w:rsid w:val="00421791"/>
    <w:rsid w:val="00423F42"/>
    <w:rsid w:val="00425BF7"/>
    <w:rsid w:val="00426B27"/>
    <w:rsid w:val="00437519"/>
    <w:rsid w:val="004400A3"/>
    <w:rsid w:val="00442338"/>
    <w:rsid w:val="004509B5"/>
    <w:rsid w:val="00456877"/>
    <w:rsid w:val="00457A5E"/>
    <w:rsid w:val="004602B4"/>
    <w:rsid w:val="00460809"/>
    <w:rsid w:val="00466697"/>
    <w:rsid w:val="00477C41"/>
    <w:rsid w:val="00487247"/>
    <w:rsid w:val="00493B17"/>
    <w:rsid w:val="00496B2F"/>
    <w:rsid w:val="004B336C"/>
    <w:rsid w:val="004B45E3"/>
    <w:rsid w:val="004B6171"/>
    <w:rsid w:val="004C069C"/>
    <w:rsid w:val="004C376B"/>
    <w:rsid w:val="004D31FB"/>
    <w:rsid w:val="004E0292"/>
    <w:rsid w:val="004E06B7"/>
    <w:rsid w:val="004F1BF2"/>
    <w:rsid w:val="005005B5"/>
    <w:rsid w:val="00505519"/>
    <w:rsid w:val="00506044"/>
    <w:rsid w:val="00506674"/>
    <w:rsid w:val="005264E9"/>
    <w:rsid w:val="00526DAC"/>
    <w:rsid w:val="00536A17"/>
    <w:rsid w:val="00536A45"/>
    <w:rsid w:val="0054467E"/>
    <w:rsid w:val="00545125"/>
    <w:rsid w:val="005620B5"/>
    <w:rsid w:val="0057307C"/>
    <w:rsid w:val="0057371C"/>
    <w:rsid w:val="00583E7A"/>
    <w:rsid w:val="00592844"/>
    <w:rsid w:val="005938E7"/>
    <w:rsid w:val="00594810"/>
    <w:rsid w:val="00594EA6"/>
    <w:rsid w:val="005A0ABC"/>
    <w:rsid w:val="005A122C"/>
    <w:rsid w:val="005C72AB"/>
    <w:rsid w:val="005D0EA8"/>
    <w:rsid w:val="005D3B07"/>
    <w:rsid w:val="005E39AC"/>
    <w:rsid w:val="005E58B0"/>
    <w:rsid w:val="005F1CBD"/>
    <w:rsid w:val="006032C5"/>
    <w:rsid w:val="00606A2F"/>
    <w:rsid w:val="006173D6"/>
    <w:rsid w:val="006216B0"/>
    <w:rsid w:val="006252C4"/>
    <w:rsid w:val="00631A70"/>
    <w:rsid w:val="00636035"/>
    <w:rsid w:val="00640F76"/>
    <w:rsid w:val="00641255"/>
    <w:rsid w:val="00646234"/>
    <w:rsid w:val="00666C8B"/>
    <w:rsid w:val="00671319"/>
    <w:rsid w:val="00680F6D"/>
    <w:rsid w:val="00682B3D"/>
    <w:rsid w:val="006837BC"/>
    <w:rsid w:val="00695AAA"/>
    <w:rsid w:val="006A433B"/>
    <w:rsid w:val="006A4708"/>
    <w:rsid w:val="006A4CCC"/>
    <w:rsid w:val="006B10AC"/>
    <w:rsid w:val="006B10D8"/>
    <w:rsid w:val="006B3A6A"/>
    <w:rsid w:val="006C3769"/>
    <w:rsid w:val="006C5590"/>
    <w:rsid w:val="006C56F2"/>
    <w:rsid w:val="006D310D"/>
    <w:rsid w:val="006E47AD"/>
    <w:rsid w:val="006F6524"/>
    <w:rsid w:val="0070664B"/>
    <w:rsid w:val="00707679"/>
    <w:rsid w:val="00710D48"/>
    <w:rsid w:val="007113B5"/>
    <w:rsid w:val="00712368"/>
    <w:rsid w:val="00713DDA"/>
    <w:rsid w:val="0072177B"/>
    <w:rsid w:val="00724AF3"/>
    <w:rsid w:val="00725752"/>
    <w:rsid w:val="00731CB5"/>
    <w:rsid w:val="00732D58"/>
    <w:rsid w:val="00734238"/>
    <w:rsid w:val="00742E4B"/>
    <w:rsid w:val="00744D23"/>
    <w:rsid w:val="007545D6"/>
    <w:rsid w:val="00763D5F"/>
    <w:rsid w:val="00763E5C"/>
    <w:rsid w:val="007736A0"/>
    <w:rsid w:val="007839BB"/>
    <w:rsid w:val="007A6BFF"/>
    <w:rsid w:val="007D6408"/>
    <w:rsid w:val="00801509"/>
    <w:rsid w:val="00804434"/>
    <w:rsid w:val="00811CD7"/>
    <w:rsid w:val="008178FD"/>
    <w:rsid w:val="008232BD"/>
    <w:rsid w:val="008275C2"/>
    <w:rsid w:val="008305EF"/>
    <w:rsid w:val="00831035"/>
    <w:rsid w:val="008319C5"/>
    <w:rsid w:val="00840AEC"/>
    <w:rsid w:val="0084429E"/>
    <w:rsid w:val="00860A34"/>
    <w:rsid w:val="008651C6"/>
    <w:rsid w:val="00873089"/>
    <w:rsid w:val="00876270"/>
    <w:rsid w:val="008826A6"/>
    <w:rsid w:val="00890D52"/>
    <w:rsid w:val="00892FE4"/>
    <w:rsid w:val="008A39F8"/>
    <w:rsid w:val="008B0027"/>
    <w:rsid w:val="008B4D6D"/>
    <w:rsid w:val="008B61B5"/>
    <w:rsid w:val="008C1C93"/>
    <w:rsid w:val="008C7637"/>
    <w:rsid w:val="008C785E"/>
    <w:rsid w:val="008E276E"/>
    <w:rsid w:val="008F7907"/>
    <w:rsid w:val="00901D6A"/>
    <w:rsid w:val="009030E8"/>
    <w:rsid w:val="00903C27"/>
    <w:rsid w:val="00911ED9"/>
    <w:rsid w:val="00924B14"/>
    <w:rsid w:val="00926953"/>
    <w:rsid w:val="00931B10"/>
    <w:rsid w:val="00932221"/>
    <w:rsid w:val="00937CC9"/>
    <w:rsid w:val="00946B06"/>
    <w:rsid w:val="00962649"/>
    <w:rsid w:val="0096281A"/>
    <w:rsid w:val="00966698"/>
    <w:rsid w:val="00980192"/>
    <w:rsid w:val="009859A2"/>
    <w:rsid w:val="009969F6"/>
    <w:rsid w:val="009A0E62"/>
    <w:rsid w:val="009A51E3"/>
    <w:rsid w:val="009B244C"/>
    <w:rsid w:val="009C0F33"/>
    <w:rsid w:val="009D6DEC"/>
    <w:rsid w:val="009E261C"/>
    <w:rsid w:val="009E419E"/>
    <w:rsid w:val="009E74C0"/>
    <w:rsid w:val="00A0289F"/>
    <w:rsid w:val="00A16BBE"/>
    <w:rsid w:val="00A174F1"/>
    <w:rsid w:val="00A26A29"/>
    <w:rsid w:val="00A43A86"/>
    <w:rsid w:val="00A50FF7"/>
    <w:rsid w:val="00A56112"/>
    <w:rsid w:val="00A64E79"/>
    <w:rsid w:val="00A778F9"/>
    <w:rsid w:val="00A812F0"/>
    <w:rsid w:val="00A81EDA"/>
    <w:rsid w:val="00A8354E"/>
    <w:rsid w:val="00A843F8"/>
    <w:rsid w:val="00A90FF8"/>
    <w:rsid w:val="00A92A6C"/>
    <w:rsid w:val="00A93D4B"/>
    <w:rsid w:val="00A96ED9"/>
    <w:rsid w:val="00AA63B1"/>
    <w:rsid w:val="00AB0D9E"/>
    <w:rsid w:val="00AB6914"/>
    <w:rsid w:val="00AB7D6C"/>
    <w:rsid w:val="00AD1E2F"/>
    <w:rsid w:val="00AE2751"/>
    <w:rsid w:val="00AE2B35"/>
    <w:rsid w:val="00B015D0"/>
    <w:rsid w:val="00B213E8"/>
    <w:rsid w:val="00B42FE3"/>
    <w:rsid w:val="00B462CC"/>
    <w:rsid w:val="00B52D0D"/>
    <w:rsid w:val="00B600A4"/>
    <w:rsid w:val="00B70E34"/>
    <w:rsid w:val="00B7507F"/>
    <w:rsid w:val="00B84AA3"/>
    <w:rsid w:val="00B86CFF"/>
    <w:rsid w:val="00B924AF"/>
    <w:rsid w:val="00B92AD6"/>
    <w:rsid w:val="00B96277"/>
    <w:rsid w:val="00B96E4D"/>
    <w:rsid w:val="00B979BA"/>
    <w:rsid w:val="00BC3C16"/>
    <w:rsid w:val="00BC4AD3"/>
    <w:rsid w:val="00BC549A"/>
    <w:rsid w:val="00BD3177"/>
    <w:rsid w:val="00BE391C"/>
    <w:rsid w:val="00BF7997"/>
    <w:rsid w:val="00C00AE5"/>
    <w:rsid w:val="00C01566"/>
    <w:rsid w:val="00C02AB6"/>
    <w:rsid w:val="00C07C72"/>
    <w:rsid w:val="00C11335"/>
    <w:rsid w:val="00C304B5"/>
    <w:rsid w:val="00C44D95"/>
    <w:rsid w:val="00C46395"/>
    <w:rsid w:val="00C47AC8"/>
    <w:rsid w:val="00C53212"/>
    <w:rsid w:val="00C619C5"/>
    <w:rsid w:val="00C6636F"/>
    <w:rsid w:val="00C67158"/>
    <w:rsid w:val="00C71A84"/>
    <w:rsid w:val="00C766DD"/>
    <w:rsid w:val="00C84A69"/>
    <w:rsid w:val="00C84B0C"/>
    <w:rsid w:val="00C90E4D"/>
    <w:rsid w:val="00C948FD"/>
    <w:rsid w:val="00C94D4F"/>
    <w:rsid w:val="00C9502C"/>
    <w:rsid w:val="00CA484B"/>
    <w:rsid w:val="00CA6AC5"/>
    <w:rsid w:val="00CA7140"/>
    <w:rsid w:val="00CB0C0A"/>
    <w:rsid w:val="00CB1E33"/>
    <w:rsid w:val="00CC3C49"/>
    <w:rsid w:val="00CC6030"/>
    <w:rsid w:val="00CD47EA"/>
    <w:rsid w:val="00CD60BB"/>
    <w:rsid w:val="00CE0D79"/>
    <w:rsid w:val="00CE4327"/>
    <w:rsid w:val="00CF327C"/>
    <w:rsid w:val="00D051E7"/>
    <w:rsid w:val="00D07BCB"/>
    <w:rsid w:val="00D10925"/>
    <w:rsid w:val="00D45BCC"/>
    <w:rsid w:val="00D47DC3"/>
    <w:rsid w:val="00D56EC0"/>
    <w:rsid w:val="00D6210C"/>
    <w:rsid w:val="00D64D1F"/>
    <w:rsid w:val="00D65AA6"/>
    <w:rsid w:val="00D771B6"/>
    <w:rsid w:val="00D77276"/>
    <w:rsid w:val="00D918F8"/>
    <w:rsid w:val="00D9586B"/>
    <w:rsid w:val="00DA16FA"/>
    <w:rsid w:val="00DB009C"/>
    <w:rsid w:val="00DB0689"/>
    <w:rsid w:val="00DB1810"/>
    <w:rsid w:val="00DC6A79"/>
    <w:rsid w:val="00DE0F13"/>
    <w:rsid w:val="00DE4D59"/>
    <w:rsid w:val="00DF1B1F"/>
    <w:rsid w:val="00DF261E"/>
    <w:rsid w:val="00E037DD"/>
    <w:rsid w:val="00E1611C"/>
    <w:rsid w:val="00E22760"/>
    <w:rsid w:val="00E25C4E"/>
    <w:rsid w:val="00E364E3"/>
    <w:rsid w:val="00E4173F"/>
    <w:rsid w:val="00E70969"/>
    <w:rsid w:val="00E72C9F"/>
    <w:rsid w:val="00E738F3"/>
    <w:rsid w:val="00E7447C"/>
    <w:rsid w:val="00E7578A"/>
    <w:rsid w:val="00E80C2C"/>
    <w:rsid w:val="00E8140D"/>
    <w:rsid w:val="00E81D5C"/>
    <w:rsid w:val="00E823A4"/>
    <w:rsid w:val="00E84131"/>
    <w:rsid w:val="00E86DA5"/>
    <w:rsid w:val="00EA296C"/>
    <w:rsid w:val="00EA3552"/>
    <w:rsid w:val="00EB75BB"/>
    <w:rsid w:val="00EC010F"/>
    <w:rsid w:val="00EC5627"/>
    <w:rsid w:val="00EC73E5"/>
    <w:rsid w:val="00ED625A"/>
    <w:rsid w:val="00EE1111"/>
    <w:rsid w:val="00EF19FE"/>
    <w:rsid w:val="00EF3FA1"/>
    <w:rsid w:val="00F010F0"/>
    <w:rsid w:val="00F1005D"/>
    <w:rsid w:val="00F21C96"/>
    <w:rsid w:val="00F311F9"/>
    <w:rsid w:val="00F32783"/>
    <w:rsid w:val="00F4284E"/>
    <w:rsid w:val="00F4447F"/>
    <w:rsid w:val="00F50619"/>
    <w:rsid w:val="00F54084"/>
    <w:rsid w:val="00F55F49"/>
    <w:rsid w:val="00F6670B"/>
    <w:rsid w:val="00F70B52"/>
    <w:rsid w:val="00F74DCB"/>
    <w:rsid w:val="00F95D9B"/>
    <w:rsid w:val="00FA2E52"/>
    <w:rsid w:val="00FA5662"/>
    <w:rsid w:val="00FB0137"/>
    <w:rsid w:val="00FB061A"/>
    <w:rsid w:val="00FB2112"/>
    <w:rsid w:val="00FB2847"/>
    <w:rsid w:val="00FC22AD"/>
    <w:rsid w:val="00FD0A8F"/>
    <w:rsid w:val="00FD7AC4"/>
    <w:rsid w:val="00FE1A65"/>
    <w:rsid w:val="00FE7AC5"/>
    <w:rsid w:val="0234FE0C"/>
    <w:rsid w:val="03B23F36"/>
    <w:rsid w:val="09FE98E4"/>
    <w:rsid w:val="1EBA6701"/>
    <w:rsid w:val="1EF9DAD0"/>
    <w:rsid w:val="213F713D"/>
    <w:rsid w:val="22704FE5"/>
    <w:rsid w:val="287DD540"/>
    <w:rsid w:val="3BAE37B2"/>
    <w:rsid w:val="3E18796D"/>
    <w:rsid w:val="51A9BF61"/>
    <w:rsid w:val="528D4BBB"/>
    <w:rsid w:val="5760BCDE"/>
    <w:rsid w:val="5AE7ACFE"/>
    <w:rsid w:val="5E2D7416"/>
    <w:rsid w:val="643DA641"/>
    <w:rsid w:val="691A9E8F"/>
    <w:rsid w:val="6C593E5C"/>
    <w:rsid w:val="72F98BB3"/>
    <w:rsid w:val="74EA6454"/>
    <w:rsid w:val="777472E8"/>
    <w:rsid w:val="7BCE67A7"/>
    <w:rsid w:val="7EAFEF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683A00"/>
  <w15:chartTrackingRefBased/>
  <w15:docId w15:val="{42AFE6F8-09EB-1B43-BBD6-1A5F2EA60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E79"/>
    <w:rPr>
      <w:i/>
      <w:iCs/>
      <w:sz w:val="20"/>
      <w:szCs w:val="20"/>
    </w:rPr>
  </w:style>
  <w:style w:type="paragraph" w:styleId="Heading1">
    <w:name w:val="heading 1"/>
    <w:basedOn w:val="Normal"/>
    <w:next w:val="Normal"/>
    <w:link w:val="Heading1Char"/>
    <w:uiPriority w:val="9"/>
    <w:qFormat/>
    <w:rsid w:val="00A64E79"/>
    <w:pPr>
      <w:pBdr>
        <w:top w:val="single" w:sz="8" w:space="0" w:color="477BD1" w:themeColor="accent2"/>
        <w:left w:val="single" w:sz="8" w:space="0" w:color="477BD1" w:themeColor="accent2"/>
        <w:bottom w:val="single" w:sz="8" w:space="0" w:color="477BD1" w:themeColor="accent2"/>
        <w:right w:val="single" w:sz="8" w:space="0" w:color="477BD1" w:themeColor="accent2"/>
      </w:pBdr>
      <w:shd w:val="clear" w:color="auto" w:fill="DAE4F5" w:themeFill="accent2" w:themeFillTint="33"/>
      <w:spacing w:before="480" w:after="100" w:line="269" w:lineRule="auto"/>
      <w:contextualSpacing/>
      <w:outlineLvl w:val="0"/>
    </w:pPr>
    <w:rPr>
      <w:rFonts w:asciiTheme="majorHAnsi" w:eastAsiaTheme="majorEastAsia" w:hAnsiTheme="majorHAnsi" w:cstheme="majorBidi"/>
      <w:b/>
      <w:bCs/>
      <w:color w:val="1C3B6F" w:themeColor="accent2" w:themeShade="7F"/>
      <w:sz w:val="22"/>
      <w:szCs w:val="22"/>
    </w:rPr>
  </w:style>
  <w:style w:type="paragraph" w:styleId="Heading2">
    <w:name w:val="heading 2"/>
    <w:basedOn w:val="Normal"/>
    <w:next w:val="Normal"/>
    <w:link w:val="Heading2Char"/>
    <w:uiPriority w:val="9"/>
    <w:semiHidden/>
    <w:unhideWhenUsed/>
    <w:qFormat/>
    <w:rsid w:val="00A64E79"/>
    <w:pPr>
      <w:pBdr>
        <w:top w:val="single" w:sz="4" w:space="0" w:color="477BD1" w:themeColor="accent2"/>
        <w:left w:val="single" w:sz="48" w:space="2" w:color="477BD1" w:themeColor="accent2"/>
        <w:bottom w:val="single" w:sz="4" w:space="0" w:color="477BD1" w:themeColor="accent2"/>
        <w:right w:val="single" w:sz="4" w:space="4" w:color="477BD1" w:themeColor="accent2"/>
      </w:pBdr>
      <w:spacing w:before="200" w:after="100" w:line="269" w:lineRule="auto"/>
      <w:ind w:left="144"/>
      <w:contextualSpacing/>
      <w:outlineLvl w:val="1"/>
    </w:pPr>
    <w:rPr>
      <w:rFonts w:asciiTheme="majorHAnsi" w:eastAsiaTheme="majorEastAsia" w:hAnsiTheme="majorHAnsi" w:cstheme="majorBidi"/>
      <w:b/>
      <w:bCs/>
      <w:color w:val="2A59A7" w:themeColor="accent2" w:themeShade="BF"/>
      <w:sz w:val="22"/>
      <w:szCs w:val="22"/>
    </w:rPr>
  </w:style>
  <w:style w:type="paragraph" w:styleId="Heading3">
    <w:name w:val="heading 3"/>
    <w:basedOn w:val="Normal"/>
    <w:next w:val="Normal"/>
    <w:link w:val="Heading3Char"/>
    <w:uiPriority w:val="9"/>
    <w:semiHidden/>
    <w:unhideWhenUsed/>
    <w:qFormat/>
    <w:rsid w:val="00A64E79"/>
    <w:pPr>
      <w:pBdr>
        <w:left w:val="single" w:sz="48" w:space="2" w:color="477BD1" w:themeColor="accent2"/>
        <w:bottom w:val="single" w:sz="4" w:space="0" w:color="477BD1" w:themeColor="accent2"/>
      </w:pBdr>
      <w:spacing w:before="200" w:after="100" w:line="240" w:lineRule="auto"/>
      <w:ind w:left="144"/>
      <w:contextualSpacing/>
      <w:outlineLvl w:val="2"/>
    </w:pPr>
    <w:rPr>
      <w:rFonts w:asciiTheme="majorHAnsi" w:eastAsiaTheme="majorEastAsia" w:hAnsiTheme="majorHAnsi" w:cstheme="majorBidi"/>
      <w:b/>
      <w:bCs/>
      <w:color w:val="2A59A7" w:themeColor="accent2" w:themeShade="BF"/>
      <w:sz w:val="22"/>
      <w:szCs w:val="22"/>
    </w:rPr>
  </w:style>
  <w:style w:type="paragraph" w:styleId="Heading4">
    <w:name w:val="heading 4"/>
    <w:basedOn w:val="Normal"/>
    <w:next w:val="Normal"/>
    <w:link w:val="Heading4Char"/>
    <w:uiPriority w:val="9"/>
    <w:semiHidden/>
    <w:unhideWhenUsed/>
    <w:qFormat/>
    <w:rsid w:val="00A64E79"/>
    <w:pPr>
      <w:pBdr>
        <w:left w:val="single" w:sz="4" w:space="2" w:color="477BD1" w:themeColor="accent2"/>
        <w:bottom w:val="single" w:sz="4" w:space="2" w:color="477BD1" w:themeColor="accent2"/>
      </w:pBdr>
      <w:spacing w:before="200" w:after="100" w:line="240" w:lineRule="auto"/>
      <w:ind w:left="86"/>
      <w:contextualSpacing/>
      <w:outlineLvl w:val="3"/>
    </w:pPr>
    <w:rPr>
      <w:rFonts w:asciiTheme="majorHAnsi" w:eastAsiaTheme="majorEastAsia" w:hAnsiTheme="majorHAnsi" w:cstheme="majorBidi"/>
      <w:b/>
      <w:bCs/>
      <w:color w:val="2A59A7" w:themeColor="accent2" w:themeShade="BF"/>
      <w:sz w:val="22"/>
      <w:szCs w:val="22"/>
    </w:rPr>
  </w:style>
  <w:style w:type="paragraph" w:styleId="Heading5">
    <w:name w:val="heading 5"/>
    <w:basedOn w:val="Normal"/>
    <w:next w:val="Normal"/>
    <w:link w:val="Heading5Char"/>
    <w:uiPriority w:val="9"/>
    <w:semiHidden/>
    <w:unhideWhenUsed/>
    <w:qFormat/>
    <w:rsid w:val="00A64E79"/>
    <w:pPr>
      <w:pBdr>
        <w:left w:val="dotted" w:sz="4" w:space="2" w:color="477BD1" w:themeColor="accent2"/>
        <w:bottom w:val="dotted" w:sz="4" w:space="2" w:color="477BD1" w:themeColor="accent2"/>
      </w:pBdr>
      <w:spacing w:before="200" w:after="100" w:line="240" w:lineRule="auto"/>
      <w:ind w:left="86"/>
      <w:contextualSpacing/>
      <w:outlineLvl w:val="4"/>
    </w:pPr>
    <w:rPr>
      <w:rFonts w:asciiTheme="majorHAnsi" w:eastAsiaTheme="majorEastAsia" w:hAnsiTheme="majorHAnsi" w:cstheme="majorBidi"/>
      <w:b/>
      <w:bCs/>
      <w:color w:val="2A59A7" w:themeColor="accent2" w:themeShade="BF"/>
      <w:sz w:val="22"/>
      <w:szCs w:val="22"/>
    </w:rPr>
  </w:style>
  <w:style w:type="paragraph" w:styleId="Heading6">
    <w:name w:val="heading 6"/>
    <w:basedOn w:val="Normal"/>
    <w:next w:val="Normal"/>
    <w:link w:val="Heading6Char"/>
    <w:uiPriority w:val="9"/>
    <w:semiHidden/>
    <w:unhideWhenUsed/>
    <w:qFormat/>
    <w:rsid w:val="00A64E79"/>
    <w:pPr>
      <w:pBdr>
        <w:bottom w:val="single" w:sz="4" w:space="2" w:color="B5CAEC" w:themeColor="accent2" w:themeTint="66"/>
      </w:pBdr>
      <w:spacing w:before="200" w:after="100" w:line="240" w:lineRule="auto"/>
      <w:contextualSpacing/>
      <w:outlineLvl w:val="5"/>
    </w:pPr>
    <w:rPr>
      <w:rFonts w:asciiTheme="majorHAnsi" w:eastAsiaTheme="majorEastAsia" w:hAnsiTheme="majorHAnsi" w:cstheme="majorBidi"/>
      <w:color w:val="2A59A7" w:themeColor="accent2" w:themeShade="BF"/>
      <w:sz w:val="22"/>
      <w:szCs w:val="22"/>
    </w:rPr>
  </w:style>
  <w:style w:type="paragraph" w:styleId="Heading7">
    <w:name w:val="heading 7"/>
    <w:basedOn w:val="Normal"/>
    <w:next w:val="Normal"/>
    <w:link w:val="Heading7Char"/>
    <w:uiPriority w:val="9"/>
    <w:semiHidden/>
    <w:unhideWhenUsed/>
    <w:qFormat/>
    <w:rsid w:val="00A64E79"/>
    <w:pPr>
      <w:pBdr>
        <w:bottom w:val="dotted" w:sz="4" w:space="2" w:color="90AFE3" w:themeColor="accent2" w:themeTint="99"/>
      </w:pBdr>
      <w:spacing w:before="200" w:after="100" w:line="240" w:lineRule="auto"/>
      <w:contextualSpacing/>
      <w:outlineLvl w:val="6"/>
    </w:pPr>
    <w:rPr>
      <w:rFonts w:asciiTheme="majorHAnsi" w:eastAsiaTheme="majorEastAsia" w:hAnsiTheme="majorHAnsi" w:cstheme="majorBidi"/>
      <w:color w:val="2A59A7" w:themeColor="accent2" w:themeShade="BF"/>
      <w:sz w:val="22"/>
      <w:szCs w:val="22"/>
    </w:rPr>
  </w:style>
  <w:style w:type="paragraph" w:styleId="Heading8">
    <w:name w:val="heading 8"/>
    <w:basedOn w:val="Normal"/>
    <w:next w:val="Normal"/>
    <w:link w:val="Heading8Char"/>
    <w:uiPriority w:val="9"/>
    <w:semiHidden/>
    <w:unhideWhenUsed/>
    <w:qFormat/>
    <w:rsid w:val="00A64E79"/>
    <w:pPr>
      <w:spacing w:before="200" w:after="100" w:line="240" w:lineRule="auto"/>
      <w:contextualSpacing/>
      <w:outlineLvl w:val="7"/>
    </w:pPr>
    <w:rPr>
      <w:rFonts w:asciiTheme="majorHAnsi" w:eastAsiaTheme="majorEastAsia" w:hAnsiTheme="majorHAnsi" w:cstheme="majorBidi"/>
      <w:color w:val="477BD1" w:themeColor="accent2"/>
      <w:sz w:val="22"/>
      <w:szCs w:val="22"/>
    </w:rPr>
  </w:style>
  <w:style w:type="paragraph" w:styleId="Heading9">
    <w:name w:val="heading 9"/>
    <w:basedOn w:val="Normal"/>
    <w:next w:val="Normal"/>
    <w:link w:val="Heading9Char"/>
    <w:uiPriority w:val="9"/>
    <w:semiHidden/>
    <w:unhideWhenUsed/>
    <w:qFormat/>
    <w:rsid w:val="00A64E79"/>
    <w:pPr>
      <w:spacing w:before="200" w:after="100" w:line="240" w:lineRule="auto"/>
      <w:contextualSpacing/>
      <w:outlineLvl w:val="8"/>
    </w:pPr>
    <w:rPr>
      <w:rFonts w:asciiTheme="majorHAnsi" w:eastAsiaTheme="majorEastAsia" w:hAnsiTheme="majorHAnsi" w:cstheme="majorBidi"/>
      <w:color w:val="477BD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4E79"/>
    <w:rPr>
      <w:rFonts w:asciiTheme="majorHAnsi" w:eastAsiaTheme="majorEastAsia" w:hAnsiTheme="majorHAnsi" w:cstheme="majorBidi"/>
      <w:b/>
      <w:bCs/>
      <w:i/>
      <w:iCs/>
      <w:color w:val="1C3B6F" w:themeColor="accent2" w:themeShade="7F"/>
      <w:shd w:val="clear" w:color="auto" w:fill="DAE4F5" w:themeFill="accent2" w:themeFillTint="33"/>
    </w:rPr>
  </w:style>
  <w:style w:type="character" w:customStyle="1" w:styleId="Heading2Char">
    <w:name w:val="Heading 2 Char"/>
    <w:basedOn w:val="DefaultParagraphFont"/>
    <w:link w:val="Heading2"/>
    <w:uiPriority w:val="9"/>
    <w:semiHidden/>
    <w:rsid w:val="00A64E79"/>
    <w:rPr>
      <w:rFonts w:asciiTheme="majorHAnsi" w:eastAsiaTheme="majorEastAsia" w:hAnsiTheme="majorHAnsi" w:cstheme="majorBidi"/>
      <w:b/>
      <w:bCs/>
      <w:i/>
      <w:iCs/>
      <w:color w:val="2A59A7" w:themeColor="accent2" w:themeShade="BF"/>
    </w:rPr>
  </w:style>
  <w:style w:type="character" w:customStyle="1" w:styleId="Heading3Char">
    <w:name w:val="Heading 3 Char"/>
    <w:basedOn w:val="DefaultParagraphFont"/>
    <w:link w:val="Heading3"/>
    <w:uiPriority w:val="9"/>
    <w:rsid w:val="00A64E79"/>
    <w:rPr>
      <w:rFonts w:asciiTheme="majorHAnsi" w:eastAsiaTheme="majorEastAsia" w:hAnsiTheme="majorHAnsi" w:cstheme="majorBidi"/>
      <w:b/>
      <w:bCs/>
      <w:i/>
      <w:iCs/>
      <w:color w:val="2A59A7" w:themeColor="accent2" w:themeShade="BF"/>
    </w:rPr>
  </w:style>
  <w:style w:type="character" w:customStyle="1" w:styleId="Heading4Char">
    <w:name w:val="Heading 4 Char"/>
    <w:basedOn w:val="DefaultParagraphFont"/>
    <w:link w:val="Heading4"/>
    <w:uiPriority w:val="9"/>
    <w:semiHidden/>
    <w:rsid w:val="00A64E79"/>
    <w:rPr>
      <w:rFonts w:asciiTheme="majorHAnsi" w:eastAsiaTheme="majorEastAsia" w:hAnsiTheme="majorHAnsi" w:cstheme="majorBidi"/>
      <w:b/>
      <w:bCs/>
      <w:i/>
      <w:iCs/>
      <w:color w:val="2A59A7" w:themeColor="accent2" w:themeShade="BF"/>
    </w:rPr>
  </w:style>
  <w:style w:type="character" w:customStyle="1" w:styleId="Heading5Char">
    <w:name w:val="Heading 5 Char"/>
    <w:basedOn w:val="DefaultParagraphFont"/>
    <w:link w:val="Heading5"/>
    <w:uiPriority w:val="9"/>
    <w:semiHidden/>
    <w:rsid w:val="00A64E79"/>
    <w:rPr>
      <w:rFonts w:asciiTheme="majorHAnsi" w:eastAsiaTheme="majorEastAsia" w:hAnsiTheme="majorHAnsi" w:cstheme="majorBidi"/>
      <w:b/>
      <w:bCs/>
      <w:i/>
      <w:iCs/>
      <w:color w:val="2A59A7" w:themeColor="accent2" w:themeShade="BF"/>
    </w:rPr>
  </w:style>
  <w:style w:type="character" w:customStyle="1" w:styleId="Heading6Char">
    <w:name w:val="Heading 6 Char"/>
    <w:basedOn w:val="DefaultParagraphFont"/>
    <w:link w:val="Heading6"/>
    <w:uiPriority w:val="9"/>
    <w:semiHidden/>
    <w:rsid w:val="00A64E79"/>
    <w:rPr>
      <w:rFonts w:asciiTheme="majorHAnsi" w:eastAsiaTheme="majorEastAsia" w:hAnsiTheme="majorHAnsi" w:cstheme="majorBidi"/>
      <w:i/>
      <w:iCs/>
      <w:color w:val="2A59A7" w:themeColor="accent2" w:themeShade="BF"/>
    </w:rPr>
  </w:style>
  <w:style w:type="character" w:customStyle="1" w:styleId="Heading7Char">
    <w:name w:val="Heading 7 Char"/>
    <w:basedOn w:val="DefaultParagraphFont"/>
    <w:link w:val="Heading7"/>
    <w:uiPriority w:val="9"/>
    <w:semiHidden/>
    <w:rsid w:val="00A64E79"/>
    <w:rPr>
      <w:rFonts w:asciiTheme="majorHAnsi" w:eastAsiaTheme="majorEastAsia" w:hAnsiTheme="majorHAnsi" w:cstheme="majorBidi"/>
      <w:i/>
      <w:iCs/>
      <w:color w:val="2A59A7" w:themeColor="accent2" w:themeShade="BF"/>
    </w:rPr>
  </w:style>
  <w:style w:type="character" w:customStyle="1" w:styleId="Heading8Char">
    <w:name w:val="Heading 8 Char"/>
    <w:basedOn w:val="DefaultParagraphFont"/>
    <w:link w:val="Heading8"/>
    <w:uiPriority w:val="9"/>
    <w:semiHidden/>
    <w:rsid w:val="00A64E79"/>
    <w:rPr>
      <w:rFonts w:asciiTheme="majorHAnsi" w:eastAsiaTheme="majorEastAsia" w:hAnsiTheme="majorHAnsi" w:cstheme="majorBidi"/>
      <w:i/>
      <w:iCs/>
      <w:color w:val="477BD1" w:themeColor="accent2"/>
    </w:rPr>
  </w:style>
  <w:style w:type="character" w:customStyle="1" w:styleId="Heading9Char">
    <w:name w:val="Heading 9 Char"/>
    <w:basedOn w:val="DefaultParagraphFont"/>
    <w:link w:val="Heading9"/>
    <w:uiPriority w:val="9"/>
    <w:semiHidden/>
    <w:rsid w:val="00A64E79"/>
    <w:rPr>
      <w:rFonts w:asciiTheme="majorHAnsi" w:eastAsiaTheme="majorEastAsia" w:hAnsiTheme="majorHAnsi" w:cstheme="majorBidi"/>
      <w:i/>
      <w:iCs/>
      <w:color w:val="477BD1" w:themeColor="accent2"/>
      <w:sz w:val="20"/>
      <w:szCs w:val="20"/>
    </w:rPr>
  </w:style>
  <w:style w:type="paragraph" w:styleId="Title">
    <w:name w:val="Title"/>
    <w:basedOn w:val="Normal"/>
    <w:next w:val="Normal"/>
    <w:link w:val="TitleChar"/>
    <w:uiPriority w:val="10"/>
    <w:qFormat/>
    <w:rsid w:val="00A64E79"/>
    <w:pPr>
      <w:pBdr>
        <w:top w:val="single" w:sz="48" w:space="0" w:color="477BD1" w:themeColor="accent2"/>
        <w:bottom w:val="single" w:sz="48" w:space="0" w:color="477BD1" w:themeColor="accent2"/>
      </w:pBdr>
      <w:shd w:val="clear" w:color="auto" w:fill="477B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A64E79"/>
    <w:rPr>
      <w:rFonts w:asciiTheme="majorHAnsi" w:eastAsiaTheme="majorEastAsia" w:hAnsiTheme="majorHAnsi" w:cstheme="majorBidi"/>
      <w:i/>
      <w:iCs/>
      <w:color w:val="FFFFFF" w:themeColor="background1"/>
      <w:spacing w:val="10"/>
      <w:sz w:val="48"/>
      <w:szCs w:val="48"/>
      <w:shd w:val="clear" w:color="auto" w:fill="477BD1" w:themeFill="accent2"/>
    </w:rPr>
  </w:style>
  <w:style w:type="paragraph" w:styleId="Subtitle">
    <w:name w:val="Subtitle"/>
    <w:basedOn w:val="Normal"/>
    <w:next w:val="Normal"/>
    <w:link w:val="SubtitleChar"/>
    <w:autoRedefine/>
    <w:uiPriority w:val="11"/>
    <w:qFormat/>
    <w:rsid w:val="006252C4"/>
    <w:pPr>
      <w:pBdr>
        <w:bottom w:val="dotted" w:sz="8" w:space="10" w:color="477BD1" w:themeColor="accent2"/>
      </w:pBdr>
      <w:spacing w:after="0" w:line="240" w:lineRule="auto"/>
      <w:jc w:val="center"/>
    </w:pPr>
    <w:rPr>
      <w:rFonts w:asciiTheme="majorHAnsi" w:eastAsiaTheme="majorEastAsia" w:hAnsiTheme="majorHAnsi" w:cstheme="majorBidi"/>
      <w:color w:val="1C3B6F" w:themeColor="accent2" w:themeShade="7F"/>
      <w:sz w:val="36"/>
      <w:szCs w:val="36"/>
      <w:shd w:val="clear" w:color="auto" w:fill="FFFFFF"/>
    </w:rPr>
  </w:style>
  <w:style w:type="character" w:customStyle="1" w:styleId="SubtitleChar">
    <w:name w:val="Subtitle Char"/>
    <w:basedOn w:val="DefaultParagraphFont"/>
    <w:link w:val="Subtitle"/>
    <w:uiPriority w:val="11"/>
    <w:rsid w:val="006252C4"/>
    <w:rPr>
      <w:rFonts w:asciiTheme="majorHAnsi" w:eastAsiaTheme="majorEastAsia" w:hAnsiTheme="majorHAnsi" w:cstheme="majorBidi"/>
      <w:i/>
      <w:iCs/>
      <w:color w:val="1C3B6F" w:themeColor="accent2" w:themeShade="7F"/>
      <w:sz w:val="36"/>
      <w:szCs w:val="36"/>
    </w:rPr>
  </w:style>
  <w:style w:type="paragraph" w:styleId="Quote">
    <w:name w:val="Quote"/>
    <w:basedOn w:val="Normal"/>
    <w:next w:val="Normal"/>
    <w:link w:val="QuoteChar"/>
    <w:uiPriority w:val="29"/>
    <w:qFormat/>
    <w:rsid w:val="00A64E79"/>
    <w:rPr>
      <w:i w:val="0"/>
      <w:iCs w:val="0"/>
      <w:color w:val="2A59A7" w:themeColor="accent2" w:themeShade="BF"/>
    </w:rPr>
  </w:style>
  <w:style w:type="character" w:customStyle="1" w:styleId="QuoteChar">
    <w:name w:val="Quote Char"/>
    <w:basedOn w:val="DefaultParagraphFont"/>
    <w:link w:val="Quote"/>
    <w:uiPriority w:val="29"/>
    <w:rsid w:val="00A64E79"/>
    <w:rPr>
      <w:color w:val="2A59A7" w:themeColor="accent2" w:themeShade="BF"/>
      <w:sz w:val="20"/>
      <w:szCs w:val="20"/>
    </w:rPr>
  </w:style>
  <w:style w:type="paragraph" w:styleId="ListParagraph">
    <w:name w:val="List Paragraph"/>
    <w:basedOn w:val="Normal"/>
    <w:uiPriority w:val="34"/>
    <w:qFormat/>
    <w:rsid w:val="00A64E79"/>
    <w:pPr>
      <w:ind w:left="720"/>
      <w:contextualSpacing/>
    </w:pPr>
  </w:style>
  <w:style w:type="character" w:styleId="IntenseEmphasis">
    <w:name w:val="Intense Emphasis"/>
    <w:uiPriority w:val="21"/>
    <w:qFormat/>
    <w:rsid w:val="00A64E79"/>
    <w:rPr>
      <w:rFonts w:asciiTheme="majorHAnsi" w:eastAsiaTheme="majorEastAsia" w:hAnsiTheme="majorHAnsi" w:cstheme="majorBidi"/>
      <w:b/>
      <w:bCs/>
      <w:i/>
      <w:iCs/>
      <w:dstrike w:val="0"/>
      <w:color w:val="FFFFFF" w:themeColor="background1"/>
      <w:bdr w:val="single" w:sz="18" w:space="0" w:color="477BD1" w:themeColor="accent2"/>
      <w:shd w:val="clear" w:color="auto" w:fill="477BD1" w:themeFill="accent2"/>
      <w:vertAlign w:val="baseline"/>
    </w:rPr>
  </w:style>
  <w:style w:type="paragraph" w:styleId="IntenseQuote">
    <w:name w:val="Intense Quote"/>
    <w:basedOn w:val="Normal"/>
    <w:next w:val="Normal"/>
    <w:link w:val="IntenseQuoteChar"/>
    <w:uiPriority w:val="30"/>
    <w:qFormat/>
    <w:rsid w:val="00A64E79"/>
    <w:pPr>
      <w:pBdr>
        <w:top w:val="dotted" w:sz="8" w:space="10" w:color="477BD1" w:themeColor="accent2"/>
        <w:bottom w:val="dotted" w:sz="8" w:space="10" w:color="477BD1" w:themeColor="accent2"/>
      </w:pBdr>
      <w:spacing w:line="300" w:lineRule="auto"/>
      <w:ind w:left="2160" w:right="2160"/>
      <w:jc w:val="center"/>
    </w:pPr>
    <w:rPr>
      <w:rFonts w:asciiTheme="majorHAnsi" w:eastAsiaTheme="majorEastAsia" w:hAnsiTheme="majorHAnsi" w:cstheme="majorBidi"/>
      <w:b/>
      <w:bCs/>
      <w:color w:val="477BD1" w:themeColor="accent2"/>
    </w:rPr>
  </w:style>
  <w:style w:type="character" w:customStyle="1" w:styleId="IntenseQuoteChar">
    <w:name w:val="Intense Quote Char"/>
    <w:basedOn w:val="DefaultParagraphFont"/>
    <w:link w:val="IntenseQuote"/>
    <w:uiPriority w:val="30"/>
    <w:rsid w:val="00A64E79"/>
    <w:rPr>
      <w:rFonts w:asciiTheme="majorHAnsi" w:eastAsiaTheme="majorEastAsia" w:hAnsiTheme="majorHAnsi" w:cstheme="majorBidi"/>
      <w:b/>
      <w:bCs/>
      <w:i/>
      <w:iCs/>
      <w:color w:val="477BD1" w:themeColor="accent2"/>
      <w:sz w:val="20"/>
      <w:szCs w:val="20"/>
    </w:rPr>
  </w:style>
  <w:style w:type="character" w:styleId="IntenseReference">
    <w:name w:val="Intense Reference"/>
    <w:uiPriority w:val="32"/>
    <w:qFormat/>
    <w:rsid w:val="00A64E79"/>
    <w:rPr>
      <w:b/>
      <w:bCs/>
      <w:i/>
      <w:iCs/>
      <w:smallCaps/>
      <w:color w:val="477BD1" w:themeColor="accent2"/>
      <w:u w:color="477BD1" w:themeColor="accent2"/>
    </w:rPr>
  </w:style>
  <w:style w:type="paragraph" w:styleId="Caption">
    <w:name w:val="caption"/>
    <w:basedOn w:val="Normal"/>
    <w:next w:val="Normal"/>
    <w:uiPriority w:val="35"/>
    <w:semiHidden/>
    <w:unhideWhenUsed/>
    <w:qFormat/>
    <w:rsid w:val="00A64E79"/>
    <w:rPr>
      <w:b/>
      <w:bCs/>
      <w:color w:val="2A59A7" w:themeColor="accent2" w:themeShade="BF"/>
      <w:sz w:val="18"/>
      <w:szCs w:val="18"/>
    </w:rPr>
  </w:style>
  <w:style w:type="character" w:styleId="Strong">
    <w:name w:val="Strong"/>
    <w:uiPriority w:val="22"/>
    <w:qFormat/>
    <w:rsid w:val="00A64E79"/>
    <w:rPr>
      <w:b/>
      <w:bCs/>
      <w:spacing w:val="0"/>
    </w:rPr>
  </w:style>
  <w:style w:type="character" w:styleId="Emphasis">
    <w:name w:val="Emphasis"/>
    <w:uiPriority w:val="20"/>
    <w:qFormat/>
    <w:rsid w:val="00A64E79"/>
    <w:rPr>
      <w:rFonts w:asciiTheme="majorHAnsi" w:eastAsiaTheme="majorEastAsia" w:hAnsiTheme="majorHAnsi" w:cstheme="majorBidi"/>
      <w:b/>
      <w:bCs/>
      <w:i/>
      <w:iCs/>
      <w:color w:val="477BD1" w:themeColor="accent2"/>
      <w:bdr w:val="single" w:sz="18" w:space="0" w:color="DAE4F5" w:themeColor="accent2" w:themeTint="33"/>
      <w:shd w:val="clear" w:color="auto" w:fill="DAE4F5" w:themeFill="accent2" w:themeFillTint="33"/>
    </w:rPr>
  </w:style>
  <w:style w:type="paragraph" w:styleId="NoSpacing">
    <w:name w:val="No Spacing"/>
    <w:basedOn w:val="Normal"/>
    <w:link w:val="NoSpacingChar"/>
    <w:uiPriority w:val="1"/>
    <w:qFormat/>
    <w:rsid w:val="00A64E79"/>
    <w:pPr>
      <w:spacing w:after="0" w:line="240" w:lineRule="auto"/>
    </w:pPr>
  </w:style>
  <w:style w:type="character" w:customStyle="1" w:styleId="NoSpacingChar">
    <w:name w:val="No Spacing Char"/>
    <w:basedOn w:val="DefaultParagraphFont"/>
    <w:link w:val="NoSpacing"/>
    <w:uiPriority w:val="1"/>
    <w:rsid w:val="00A64E79"/>
    <w:rPr>
      <w:i/>
      <w:iCs/>
      <w:sz w:val="20"/>
      <w:szCs w:val="20"/>
    </w:rPr>
  </w:style>
  <w:style w:type="character" w:styleId="SubtleEmphasis">
    <w:name w:val="Subtle Emphasis"/>
    <w:uiPriority w:val="19"/>
    <w:qFormat/>
    <w:rsid w:val="00A64E79"/>
    <w:rPr>
      <w:rFonts w:asciiTheme="majorHAnsi" w:eastAsiaTheme="majorEastAsia" w:hAnsiTheme="majorHAnsi" w:cstheme="majorBidi"/>
      <w:i/>
      <w:iCs/>
      <w:color w:val="477BD1" w:themeColor="accent2"/>
    </w:rPr>
  </w:style>
  <w:style w:type="character" w:styleId="SubtleReference">
    <w:name w:val="Subtle Reference"/>
    <w:uiPriority w:val="31"/>
    <w:qFormat/>
    <w:rsid w:val="00A64E79"/>
    <w:rPr>
      <w:i/>
      <w:iCs/>
      <w:smallCaps/>
      <w:color w:val="477BD1" w:themeColor="accent2"/>
      <w:u w:color="477BD1" w:themeColor="accent2"/>
    </w:rPr>
  </w:style>
  <w:style w:type="character" w:styleId="BookTitle">
    <w:name w:val="Book Title"/>
    <w:uiPriority w:val="33"/>
    <w:qFormat/>
    <w:rsid w:val="00A64E79"/>
    <w:rPr>
      <w:rFonts w:asciiTheme="majorHAnsi" w:eastAsiaTheme="majorEastAsia" w:hAnsiTheme="majorHAnsi" w:cstheme="majorBidi"/>
      <w:b/>
      <w:bCs/>
      <w:i/>
      <w:iCs/>
      <w:smallCaps/>
      <w:color w:val="2A59A7" w:themeColor="accent2" w:themeShade="BF"/>
      <w:u w:val="single"/>
    </w:rPr>
  </w:style>
  <w:style w:type="paragraph" w:styleId="TOCHeading">
    <w:name w:val="TOC Heading"/>
    <w:basedOn w:val="Heading1"/>
    <w:next w:val="Normal"/>
    <w:uiPriority w:val="39"/>
    <w:semiHidden/>
    <w:unhideWhenUsed/>
    <w:qFormat/>
    <w:rsid w:val="00A64E79"/>
    <w:pPr>
      <w:outlineLvl w:val="9"/>
    </w:pPr>
  </w:style>
  <w:style w:type="paragraph" w:customStyle="1" w:styleId="PersonalName">
    <w:name w:val="Personal Name"/>
    <w:basedOn w:val="Title"/>
    <w:rsid w:val="00A64E79"/>
    <w:rPr>
      <w:b/>
      <w:caps/>
      <w:color w:val="000000"/>
      <w:sz w:val="28"/>
      <w:szCs w:val="28"/>
    </w:rPr>
  </w:style>
  <w:style w:type="paragraph" w:styleId="NormalWeb">
    <w:name w:val="Normal (Web)"/>
    <w:basedOn w:val="Normal"/>
    <w:uiPriority w:val="99"/>
    <w:semiHidden/>
    <w:unhideWhenUsed/>
    <w:rsid w:val="007113B5"/>
    <w:pPr>
      <w:spacing w:before="100" w:beforeAutospacing="1" w:after="100" w:afterAutospacing="1" w:line="240" w:lineRule="auto"/>
    </w:pPr>
    <w:rPr>
      <w:rFonts w:ascii="Times New Roman" w:eastAsia="Times New Roman" w:hAnsi="Times New Roman" w:cs="Times New Roman"/>
      <w:i w:val="0"/>
      <w:iCs w:val="0"/>
      <w:sz w:val="24"/>
      <w:szCs w:val="24"/>
    </w:rPr>
  </w:style>
  <w:style w:type="character" w:styleId="Hyperlink">
    <w:name w:val="Hyperlink"/>
    <w:basedOn w:val="DefaultParagraphFont"/>
    <w:uiPriority w:val="99"/>
    <w:unhideWhenUsed/>
    <w:rsid w:val="002D3AD0"/>
    <w:rPr>
      <w:color w:val="C573D2" w:themeColor="hyperlink"/>
      <w:u w:val="single"/>
    </w:rPr>
  </w:style>
  <w:style w:type="character" w:styleId="UnresolvedMention">
    <w:name w:val="Unresolved Mention"/>
    <w:basedOn w:val="DefaultParagraphFont"/>
    <w:uiPriority w:val="99"/>
    <w:semiHidden/>
    <w:unhideWhenUsed/>
    <w:rsid w:val="002D3AD0"/>
    <w:rPr>
      <w:color w:val="605E5C"/>
      <w:shd w:val="clear" w:color="auto" w:fill="E1DFDD"/>
    </w:rPr>
  </w:style>
  <w:style w:type="paragraph" w:styleId="Header">
    <w:name w:val="header"/>
    <w:basedOn w:val="Normal"/>
    <w:link w:val="HeaderChar"/>
    <w:uiPriority w:val="99"/>
    <w:unhideWhenUsed/>
    <w:rsid w:val="00931B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1B10"/>
    <w:rPr>
      <w:i/>
      <w:iCs/>
      <w:sz w:val="20"/>
      <w:szCs w:val="20"/>
    </w:rPr>
  </w:style>
  <w:style w:type="paragraph" w:styleId="Footer">
    <w:name w:val="footer"/>
    <w:basedOn w:val="Normal"/>
    <w:link w:val="FooterChar"/>
    <w:uiPriority w:val="99"/>
    <w:unhideWhenUsed/>
    <w:rsid w:val="00931B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1B10"/>
    <w:rPr>
      <w:i/>
      <w:iCs/>
      <w:sz w:val="20"/>
      <w:szCs w:val="20"/>
    </w:rPr>
  </w:style>
  <w:style w:type="character" w:styleId="FollowedHyperlink">
    <w:name w:val="FollowedHyperlink"/>
    <w:basedOn w:val="DefaultParagraphFont"/>
    <w:uiPriority w:val="99"/>
    <w:semiHidden/>
    <w:unhideWhenUsed/>
    <w:rsid w:val="003F6186"/>
    <w:rPr>
      <w:color w:val="CCAEE8" w:themeColor="followedHyperlink"/>
      <w:u w:val="single"/>
    </w:rPr>
  </w:style>
  <w:style w:type="paragraph" w:styleId="HTMLPreformatted">
    <w:name w:val="HTML Preformatted"/>
    <w:basedOn w:val="Normal"/>
    <w:link w:val="HTMLPreformattedChar"/>
    <w:uiPriority w:val="99"/>
    <w:semiHidden/>
    <w:unhideWhenUsed/>
    <w:rsid w:val="00F4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i w:val="0"/>
      <w:iCs w:val="0"/>
    </w:rPr>
  </w:style>
  <w:style w:type="character" w:customStyle="1" w:styleId="HTMLPreformattedChar">
    <w:name w:val="HTML Preformatted Char"/>
    <w:basedOn w:val="DefaultParagraphFont"/>
    <w:link w:val="HTMLPreformatted"/>
    <w:uiPriority w:val="99"/>
    <w:semiHidden/>
    <w:rsid w:val="00F4447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366516">
      <w:bodyDiv w:val="1"/>
      <w:marLeft w:val="0"/>
      <w:marRight w:val="0"/>
      <w:marTop w:val="0"/>
      <w:marBottom w:val="0"/>
      <w:divBdr>
        <w:top w:val="none" w:sz="0" w:space="0" w:color="auto"/>
        <w:left w:val="none" w:sz="0" w:space="0" w:color="auto"/>
        <w:bottom w:val="none" w:sz="0" w:space="0" w:color="auto"/>
        <w:right w:val="none" w:sz="0" w:space="0" w:color="auto"/>
      </w:divBdr>
    </w:div>
    <w:div w:id="96604027">
      <w:bodyDiv w:val="1"/>
      <w:marLeft w:val="0"/>
      <w:marRight w:val="0"/>
      <w:marTop w:val="0"/>
      <w:marBottom w:val="0"/>
      <w:divBdr>
        <w:top w:val="none" w:sz="0" w:space="0" w:color="auto"/>
        <w:left w:val="none" w:sz="0" w:space="0" w:color="auto"/>
        <w:bottom w:val="none" w:sz="0" w:space="0" w:color="auto"/>
        <w:right w:val="none" w:sz="0" w:space="0" w:color="auto"/>
      </w:divBdr>
    </w:div>
    <w:div w:id="214204219">
      <w:bodyDiv w:val="1"/>
      <w:marLeft w:val="0"/>
      <w:marRight w:val="0"/>
      <w:marTop w:val="0"/>
      <w:marBottom w:val="0"/>
      <w:divBdr>
        <w:top w:val="none" w:sz="0" w:space="0" w:color="auto"/>
        <w:left w:val="none" w:sz="0" w:space="0" w:color="auto"/>
        <w:bottom w:val="none" w:sz="0" w:space="0" w:color="auto"/>
        <w:right w:val="none" w:sz="0" w:space="0" w:color="auto"/>
      </w:divBdr>
    </w:div>
    <w:div w:id="339816264">
      <w:bodyDiv w:val="1"/>
      <w:marLeft w:val="0"/>
      <w:marRight w:val="0"/>
      <w:marTop w:val="0"/>
      <w:marBottom w:val="0"/>
      <w:divBdr>
        <w:top w:val="none" w:sz="0" w:space="0" w:color="auto"/>
        <w:left w:val="none" w:sz="0" w:space="0" w:color="auto"/>
        <w:bottom w:val="none" w:sz="0" w:space="0" w:color="auto"/>
        <w:right w:val="none" w:sz="0" w:space="0" w:color="auto"/>
      </w:divBdr>
    </w:div>
    <w:div w:id="347295048">
      <w:bodyDiv w:val="1"/>
      <w:marLeft w:val="0"/>
      <w:marRight w:val="0"/>
      <w:marTop w:val="0"/>
      <w:marBottom w:val="0"/>
      <w:divBdr>
        <w:top w:val="none" w:sz="0" w:space="0" w:color="auto"/>
        <w:left w:val="none" w:sz="0" w:space="0" w:color="auto"/>
        <w:bottom w:val="none" w:sz="0" w:space="0" w:color="auto"/>
        <w:right w:val="none" w:sz="0" w:space="0" w:color="auto"/>
      </w:divBdr>
    </w:div>
    <w:div w:id="424611940">
      <w:bodyDiv w:val="1"/>
      <w:marLeft w:val="0"/>
      <w:marRight w:val="0"/>
      <w:marTop w:val="0"/>
      <w:marBottom w:val="0"/>
      <w:divBdr>
        <w:top w:val="none" w:sz="0" w:space="0" w:color="auto"/>
        <w:left w:val="none" w:sz="0" w:space="0" w:color="auto"/>
        <w:bottom w:val="none" w:sz="0" w:space="0" w:color="auto"/>
        <w:right w:val="none" w:sz="0" w:space="0" w:color="auto"/>
      </w:divBdr>
    </w:div>
    <w:div w:id="515385496">
      <w:bodyDiv w:val="1"/>
      <w:marLeft w:val="0"/>
      <w:marRight w:val="0"/>
      <w:marTop w:val="0"/>
      <w:marBottom w:val="0"/>
      <w:divBdr>
        <w:top w:val="none" w:sz="0" w:space="0" w:color="auto"/>
        <w:left w:val="none" w:sz="0" w:space="0" w:color="auto"/>
        <w:bottom w:val="none" w:sz="0" w:space="0" w:color="auto"/>
        <w:right w:val="none" w:sz="0" w:space="0" w:color="auto"/>
      </w:divBdr>
    </w:div>
    <w:div w:id="533999663">
      <w:bodyDiv w:val="1"/>
      <w:marLeft w:val="0"/>
      <w:marRight w:val="0"/>
      <w:marTop w:val="0"/>
      <w:marBottom w:val="0"/>
      <w:divBdr>
        <w:top w:val="none" w:sz="0" w:space="0" w:color="auto"/>
        <w:left w:val="none" w:sz="0" w:space="0" w:color="auto"/>
        <w:bottom w:val="none" w:sz="0" w:space="0" w:color="auto"/>
        <w:right w:val="none" w:sz="0" w:space="0" w:color="auto"/>
      </w:divBdr>
    </w:div>
    <w:div w:id="621377796">
      <w:bodyDiv w:val="1"/>
      <w:marLeft w:val="0"/>
      <w:marRight w:val="0"/>
      <w:marTop w:val="0"/>
      <w:marBottom w:val="0"/>
      <w:divBdr>
        <w:top w:val="none" w:sz="0" w:space="0" w:color="auto"/>
        <w:left w:val="none" w:sz="0" w:space="0" w:color="auto"/>
        <w:bottom w:val="none" w:sz="0" w:space="0" w:color="auto"/>
        <w:right w:val="none" w:sz="0" w:space="0" w:color="auto"/>
      </w:divBdr>
    </w:div>
    <w:div w:id="652176111">
      <w:bodyDiv w:val="1"/>
      <w:marLeft w:val="0"/>
      <w:marRight w:val="0"/>
      <w:marTop w:val="0"/>
      <w:marBottom w:val="0"/>
      <w:divBdr>
        <w:top w:val="none" w:sz="0" w:space="0" w:color="auto"/>
        <w:left w:val="none" w:sz="0" w:space="0" w:color="auto"/>
        <w:bottom w:val="none" w:sz="0" w:space="0" w:color="auto"/>
        <w:right w:val="none" w:sz="0" w:space="0" w:color="auto"/>
      </w:divBdr>
    </w:div>
    <w:div w:id="982004795">
      <w:bodyDiv w:val="1"/>
      <w:marLeft w:val="0"/>
      <w:marRight w:val="0"/>
      <w:marTop w:val="0"/>
      <w:marBottom w:val="0"/>
      <w:divBdr>
        <w:top w:val="none" w:sz="0" w:space="0" w:color="auto"/>
        <w:left w:val="none" w:sz="0" w:space="0" w:color="auto"/>
        <w:bottom w:val="none" w:sz="0" w:space="0" w:color="auto"/>
        <w:right w:val="none" w:sz="0" w:space="0" w:color="auto"/>
      </w:divBdr>
    </w:div>
    <w:div w:id="990988812">
      <w:bodyDiv w:val="1"/>
      <w:marLeft w:val="0"/>
      <w:marRight w:val="0"/>
      <w:marTop w:val="0"/>
      <w:marBottom w:val="0"/>
      <w:divBdr>
        <w:top w:val="none" w:sz="0" w:space="0" w:color="auto"/>
        <w:left w:val="none" w:sz="0" w:space="0" w:color="auto"/>
        <w:bottom w:val="none" w:sz="0" w:space="0" w:color="auto"/>
        <w:right w:val="none" w:sz="0" w:space="0" w:color="auto"/>
      </w:divBdr>
    </w:div>
    <w:div w:id="1125388886">
      <w:bodyDiv w:val="1"/>
      <w:marLeft w:val="0"/>
      <w:marRight w:val="0"/>
      <w:marTop w:val="0"/>
      <w:marBottom w:val="0"/>
      <w:divBdr>
        <w:top w:val="none" w:sz="0" w:space="0" w:color="auto"/>
        <w:left w:val="none" w:sz="0" w:space="0" w:color="auto"/>
        <w:bottom w:val="none" w:sz="0" w:space="0" w:color="auto"/>
        <w:right w:val="none" w:sz="0" w:space="0" w:color="auto"/>
      </w:divBdr>
    </w:div>
    <w:div w:id="1127234997">
      <w:bodyDiv w:val="1"/>
      <w:marLeft w:val="0"/>
      <w:marRight w:val="0"/>
      <w:marTop w:val="0"/>
      <w:marBottom w:val="0"/>
      <w:divBdr>
        <w:top w:val="none" w:sz="0" w:space="0" w:color="auto"/>
        <w:left w:val="none" w:sz="0" w:space="0" w:color="auto"/>
        <w:bottom w:val="none" w:sz="0" w:space="0" w:color="auto"/>
        <w:right w:val="none" w:sz="0" w:space="0" w:color="auto"/>
      </w:divBdr>
    </w:div>
    <w:div w:id="1251159561">
      <w:bodyDiv w:val="1"/>
      <w:marLeft w:val="0"/>
      <w:marRight w:val="0"/>
      <w:marTop w:val="0"/>
      <w:marBottom w:val="0"/>
      <w:divBdr>
        <w:top w:val="none" w:sz="0" w:space="0" w:color="auto"/>
        <w:left w:val="none" w:sz="0" w:space="0" w:color="auto"/>
        <w:bottom w:val="none" w:sz="0" w:space="0" w:color="auto"/>
        <w:right w:val="none" w:sz="0" w:space="0" w:color="auto"/>
      </w:divBdr>
    </w:div>
    <w:div w:id="1377267775">
      <w:bodyDiv w:val="1"/>
      <w:marLeft w:val="0"/>
      <w:marRight w:val="0"/>
      <w:marTop w:val="0"/>
      <w:marBottom w:val="0"/>
      <w:divBdr>
        <w:top w:val="none" w:sz="0" w:space="0" w:color="auto"/>
        <w:left w:val="none" w:sz="0" w:space="0" w:color="auto"/>
        <w:bottom w:val="none" w:sz="0" w:space="0" w:color="auto"/>
        <w:right w:val="none" w:sz="0" w:space="0" w:color="auto"/>
      </w:divBdr>
    </w:div>
    <w:div w:id="1506094608">
      <w:bodyDiv w:val="1"/>
      <w:marLeft w:val="0"/>
      <w:marRight w:val="0"/>
      <w:marTop w:val="0"/>
      <w:marBottom w:val="0"/>
      <w:divBdr>
        <w:top w:val="none" w:sz="0" w:space="0" w:color="auto"/>
        <w:left w:val="none" w:sz="0" w:space="0" w:color="auto"/>
        <w:bottom w:val="none" w:sz="0" w:space="0" w:color="auto"/>
        <w:right w:val="none" w:sz="0" w:space="0" w:color="auto"/>
      </w:divBdr>
    </w:div>
    <w:div w:id="1537623319">
      <w:bodyDiv w:val="1"/>
      <w:marLeft w:val="0"/>
      <w:marRight w:val="0"/>
      <w:marTop w:val="0"/>
      <w:marBottom w:val="0"/>
      <w:divBdr>
        <w:top w:val="none" w:sz="0" w:space="0" w:color="auto"/>
        <w:left w:val="none" w:sz="0" w:space="0" w:color="auto"/>
        <w:bottom w:val="none" w:sz="0" w:space="0" w:color="auto"/>
        <w:right w:val="none" w:sz="0" w:space="0" w:color="auto"/>
      </w:divBdr>
    </w:div>
    <w:div w:id="1573079024">
      <w:bodyDiv w:val="1"/>
      <w:marLeft w:val="0"/>
      <w:marRight w:val="0"/>
      <w:marTop w:val="0"/>
      <w:marBottom w:val="0"/>
      <w:divBdr>
        <w:top w:val="none" w:sz="0" w:space="0" w:color="auto"/>
        <w:left w:val="none" w:sz="0" w:space="0" w:color="auto"/>
        <w:bottom w:val="none" w:sz="0" w:space="0" w:color="auto"/>
        <w:right w:val="none" w:sz="0" w:space="0" w:color="auto"/>
      </w:divBdr>
    </w:div>
    <w:div w:id="1613978301">
      <w:bodyDiv w:val="1"/>
      <w:marLeft w:val="0"/>
      <w:marRight w:val="0"/>
      <w:marTop w:val="0"/>
      <w:marBottom w:val="0"/>
      <w:divBdr>
        <w:top w:val="none" w:sz="0" w:space="0" w:color="auto"/>
        <w:left w:val="none" w:sz="0" w:space="0" w:color="auto"/>
        <w:bottom w:val="none" w:sz="0" w:space="0" w:color="auto"/>
        <w:right w:val="none" w:sz="0" w:space="0" w:color="auto"/>
      </w:divBdr>
    </w:div>
    <w:div w:id="1767652119">
      <w:bodyDiv w:val="1"/>
      <w:marLeft w:val="0"/>
      <w:marRight w:val="0"/>
      <w:marTop w:val="0"/>
      <w:marBottom w:val="0"/>
      <w:divBdr>
        <w:top w:val="none" w:sz="0" w:space="0" w:color="auto"/>
        <w:left w:val="none" w:sz="0" w:space="0" w:color="auto"/>
        <w:bottom w:val="none" w:sz="0" w:space="0" w:color="auto"/>
        <w:right w:val="none" w:sz="0" w:space="0" w:color="auto"/>
      </w:divBdr>
    </w:div>
    <w:div w:id="1857842870">
      <w:bodyDiv w:val="1"/>
      <w:marLeft w:val="0"/>
      <w:marRight w:val="0"/>
      <w:marTop w:val="0"/>
      <w:marBottom w:val="0"/>
      <w:divBdr>
        <w:top w:val="none" w:sz="0" w:space="0" w:color="auto"/>
        <w:left w:val="none" w:sz="0" w:space="0" w:color="auto"/>
        <w:bottom w:val="none" w:sz="0" w:space="0" w:color="auto"/>
        <w:right w:val="none" w:sz="0" w:space="0" w:color="auto"/>
      </w:divBdr>
    </w:div>
    <w:div w:id="2074959344">
      <w:bodyDiv w:val="1"/>
      <w:marLeft w:val="0"/>
      <w:marRight w:val="0"/>
      <w:marTop w:val="0"/>
      <w:marBottom w:val="0"/>
      <w:divBdr>
        <w:top w:val="none" w:sz="0" w:space="0" w:color="auto"/>
        <w:left w:val="none" w:sz="0" w:space="0" w:color="auto"/>
        <w:bottom w:val="none" w:sz="0" w:space="0" w:color="auto"/>
        <w:right w:val="none" w:sz="0" w:space="0" w:color="auto"/>
      </w:divBdr>
    </w:div>
    <w:div w:id="2096434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kaggle.com/datasets/faizaniftikharjanjua/metaverse-financial-transactions-dataset/data"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Celestial">
  <a:themeElements>
    <a:clrScheme name="Celestial">
      <a:dk1>
        <a:sysClr val="windowText" lastClr="000000"/>
      </a:dk1>
      <a:lt1>
        <a:sysClr val="window" lastClr="FFFFFF"/>
      </a:lt1>
      <a:dk2>
        <a:srgbClr val="18276C"/>
      </a:dk2>
      <a:lt2>
        <a:srgbClr val="EBEBEB"/>
      </a:lt2>
      <a:accent1>
        <a:srgbClr val="AC3EC1"/>
      </a:accent1>
      <a:accent2>
        <a:srgbClr val="477BD1"/>
      </a:accent2>
      <a:accent3>
        <a:srgbClr val="46B298"/>
      </a:accent3>
      <a:accent4>
        <a:srgbClr val="90BA4C"/>
      </a:accent4>
      <a:accent5>
        <a:srgbClr val="DD9D31"/>
      </a:accent5>
      <a:accent6>
        <a:srgbClr val="E25247"/>
      </a:accent6>
      <a:hlink>
        <a:srgbClr val="C573D2"/>
      </a:hlink>
      <a:folHlink>
        <a:srgbClr val="CCAEE8"/>
      </a:folHlink>
    </a:clrScheme>
    <a:fontScheme name="Celestial">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elestial">
      <a:fillStyleLst>
        <a:solidFill>
          <a:schemeClr val="phClr"/>
        </a:solidFill>
        <a:gradFill rotWithShape="1">
          <a:gsLst>
            <a:gs pos="0">
              <a:schemeClr val="phClr">
                <a:tint val="70000"/>
                <a:lumMod val="110000"/>
              </a:schemeClr>
            </a:gs>
            <a:gs pos="100000">
              <a:schemeClr val="phClr">
                <a:tint val="82000"/>
                <a:alpha val="74000"/>
              </a:schemeClr>
            </a:gs>
          </a:gsLst>
          <a:lin ang="5400000" scaled="0"/>
        </a:gradFill>
        <a:gradFill rotWithShape="1">
          <a:gsLst>
            <a:gs pos="0">
              <a:schemeClr val="phClr">
                <a:tint val="98000"/>
                <a:lumMod val="100000"/>
              </a:schemeClr>
            </a:gs>
            <a:gs pos="100000">
              <a:schemeClr val="phClr">
                <a:shade val="88000"/>
                <a:lumMod val="88000"/>
              </a:schemeClr>
            </a:gs>
          </a:gsLst>
          <a:lin ang="5400000" scaled="1"/>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65000"/>
              </a:srgbClr>
            </a:outerShdw>
          </a:effectLst>
          <a:scene3d>
            <a:camera prst="orthographicFront">
              <a:rot lat="0" lon="0" rev="0"/>
            </a:camera>
            <a:lightRig rig="threePt" dir="tl">
              <a:rot lat="0" lon="0" rev="1200000"/>
            </a:lightRig>
          </a:scene3d>
          <a:sp3d>
            <a:bevelT w="38100" h="12700"/>
          </a:sp3d>
        </a:effectStyle>
      </a:effectStyleLst>
      <a:bgFillStyleLst>
        <a:solidFill>
          <a:schemeClr val="phClr"/>
        </a:solidFill>
        <a:gradFill rotWithShape="1">
          <a:gsLst>
            <a:gs pos="0">
              <a:schemeClr val="phClr">
                <a:tint val="90000"/>
                <a:shade val="96000"/>
                <a:hueMod val="100000"/>
                <a:satMod val="180000"/>
                <a:lumMod val="110000"/>
              </a:schemeClr>
            </a:gs>
            <a:gs pos="100000">
              <a:schemeClr val="phClr">
                <a:shade val="96000"/>
                <a:satMod val="160000"/>
                <a:lumMod val="100000"/>
              </a:schemeClr>
            </a:gs>
          </a:gsLst>
          <a:lin ang="4740000" scaled="1"/>
        </a:gradFill>
        <a:blipFill>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Celestial" id="{C4BB2A3D-0E93-4C5F-B0D2-9D3FCE089CC5}" vid="{42E5908D-19A2-46FD-89FA-638B126129E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B8A6C6-83F6-B94B-B417-7D214501A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1643</TotalTime>
  <Pages>30</Pages>
  <Words>4402</Words>
  <Characters>26697</Characters>
  <Application>Microsoft Office Word</Application>
  <DocSecurity>0</DocSecurity>
  <Lines>947</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30967</CharactersWithSpaces>
  <SharedDoc>false</SharedDoc>
  <HLinks>
    <vt:vector size="6" baseType="variant">
      <vt:variant>
        <vt:i4>6881397</vt:i4>
      </vt:variant>
      <vt:variant>
        <vt:i4>0</vt:i4>
      </vt:variant>
      <vt:variant>
        <vt:i4>0</vt:i4>
      </vt:variant>
      <vt:variant>
        <vt:i4>5</vt:i4>
      </vt:variant>
      <vt:variant>
        <vt:lpwstr>https://www.kaggle.com/datasets/faizaniftikharjanjua/metaverse-financial-transactions-dataset/data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Mahapatra, Rachana</dc:creator>
  <cp:keywords/>
  <dc:description/>
  <cp:lastModifiedBy>Marpina, Venkata Prudhvi Kumar</cp:lastModifiedBy>
  <cp:revision>109</cp:revision>
  <dcterms:created xsi:type="dcterms:W3CDTF">2024-05-01T02:10:00Z</dcterms:created>
  <dcterms:modified xsi:type="dcterms:W3CDTF">2024-05-02T23:27:00Z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7caa6eeaa699ba4c2915b5252c1b111c7519acb81e3f21fbdab6b8eabb8e6a3d</vt:lpwstr>
  </property>
</Properties>
</file>